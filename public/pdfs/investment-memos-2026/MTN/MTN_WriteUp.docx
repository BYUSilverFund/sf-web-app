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Pr="00D476DE" w:rsidR="002720EC" w:rsidP="002720EC" w:rsidRDefault="00FC2BDE" w14:paraId="4DED9EA1" w14:textId="1296B75C">
      <w:pPr>
        <w:pBdr>
          <w:bottom w:val="single" w:color="000000" w:sz="8" w:space="0"/>
        </w:pBdr>
        <w:spacing w:after="60"/>
        <w:rPr>
          <w:rFonts w:ascii="Times New Roman" w:hAnsi="Times New Roman" w:cs="Times New Roman"/>
          <w:b/>
          <w:sz w:val="36"/>
          <w:szCs w:val="36"/>
        </w:rPr>
      </w:pPr>
      <w:r w:rsidRPr="00D476DE">
        <w:rPr>
          <w:rFonts w:ascii="Times New Roman" w:hAnsi="Times New Roman" w:cs="Times New Roman"/>
          <w:b/>
          <w:sz w:val="36"/>
          <w:szCs w:val="36"/>
        </w:rPr>
        <w:t>MTN Group Limited (JSE: MTN SJ)</w:t>
      </w:r>
    </w:p>
    <w:p w:rsidRPr="002B73DB" w:rsidR="002720EC" w:rsidP="002720EC" w:rsidRDefault="00FC2BDE" w14:paraId="770A65F6" w14:textId="1EDD3CAE">
      <w:pPr>
        <w:pBdr>
          <w:bottom w:val="single" w:color="000000" w:sz="8" w:space="0"/>
        </w:pBdr>
        <w:spacing w:after="60"/>
        <w:rPr>
          <w:rFonts w:ascii="Times New Roman" w:hAnsi="Times New Roman" w:cs="Times New Roman"/>
        </w:rPr>
      </w:pPr>
      <w:r w:rsidRPr="002B73DB">
        <w:rPr>
          <w:rFonts w:ascii="Times New Roman" w:hAnsi="Times New Roman" w:cs="Times New Roman"/>
        </w:rPr>
        <w:t>Telecommunications | Pan-Africa</w:t>
      </w:r>
    </w:p>
    <w:p w:rsidRPr="00DF6B52" w:rsidR="2E63ACA2" w:rsidP="0063637D" w:rsidRDefault="00DF6B52" w14:paraId="1126ED3B" w14:textId="1699AF8A">
      <w:pPr>
        <w:pBdr>
          <w:bottom w:val="single" w:color="000000" w:sz="8" w:space="0"/>
        </w:pBdr>
        <w:spacing w:after="60"/>
        <w:rPr>
          <w:rFonts w:ascii="Times New Roman" w:hAnsi="Times New Roman" w:eastAsia="Times New Roman" w:cs="Times New Roman"/>
          <w:b/>
          <w:bCs/>
          <w:color w:val="000000" w:themeColor="text1"/>
          <w:sz w:val="32"/>
          <w:szCs w:val="32"/>
        </w:rPr>
      </w:pPr>
      <w:r w:rsidRPr="00D476DE">
        <w:rPr>
          <w:rFonts w:ascii="Times New Roman" w:hAnsi="Times New Roman" w:cs="Times New Roman"/>
          <w:noProof/>
        </w:rPr>
        <w:drawing>
          <wp:anchor distT="0" distB="0" distL="114300" distR="114300" simplePos="0" relativeHeight="251658240" behindDoc="0" locked="0" layoutInCell="1" allowOverlap="1" wp14:anchorId="302DBF3C" wp14:editId="3C3668B2">
            <wp:simplePos x="0" y="0"/>
            <wp:positionH relativeFrom="column">
              <wp:align>right</wp:align>
            </wp:positionH>
            <wp:positionV relativeFrom="paragraph">
              <wp:posOffset>199390</wp:posOffset>
            </wp:positionV>
            <wp:extent cx="2743200" cy="3017520"/>
            <wp:effectExtent l="0" t="0" r="0" b="0"/>
            <wp:wrapTopAndBottom/>
            <wp:docPr id="2061737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3017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3DB" w:rsidR="00FC2BDE">
        <w:rPr>
          <w:rFonts w:ascii="Times New Roman" w:hAnsi="Times New Roman" w:cs="Times New Roman"/>
          <w:color w:val="555555"/>
          <w:sz w:val="20"/>
          <w:szCs w:val="20"/>
        </w:rPr>
        <w:t xml:space="preserve">BYU Silver Fund  ·  </w:t>
      </w:r>
      <w:r w:rsidRPr="002B73DB" w:rsidR="0B6C9421">
        <w:rPr>
          <w:rFonts w:ascii="Times New Roman" w:hAnsi="Times New Roman" w:cs="Times New Roman"/>
          <w:color w:val="555555"/>
          <w:sz w:val="20"/>
          <w:szCs w:val="20"/>
        </w:rPr>
        <w:t xml:space="preserve">April </w:t>
      </w:r>
      <w:r w:rsidRPr="002B73DB" w:rsidR="00FC2BDE">
        <w:rPr>
          <w:rFonts w:ascii="Times New Roman" w:hAnsi="Times New Roman" w:cs="Times New Roman"/>
          <w:color w:val="555555"/>
          <w:sz w:val="20"/>
          <w:szCs w:val="20"/>
        </w:rPr>
        <w:t>2026</w:t>
      </w:r>
    </w:p>
    <w:p w:rsidRPr="002B73DB" w:rsidR="00A53CA7" w:rsidRDefault="00FC2BDE" w14:paraId="2F9AA630" w14:textId="77777777">
      <w:pPr>
        <w:pStyle w:val="Heading1"/>
        <w:rPr>
          <w:rFonts w:ascii="Times New Roman" w:hAnsi="Times New Roman" w:cs="Times New Roman"/>
        </w:rPr>
      </w:pPr>
      <w:r w:rsidRPr="002B73DB">
        <w:rPr>
          <w:rFonts w:ascii="Times New Roman" w:hAnsi="Times New Roman" w:cs="Times New Roman"/>
          <w:sz w:val="28"/>
          <w:szCs w:val="28"/>
        </w:rPr>
        <w:t>Company Overview</w:t>
      </w:r>
    </w:p>
    <w:p w:rsidRPr="002B73DB" w:rsidR="00A53CA7" w:rsidP="50B8BFE5" w:rsidRDefault="00FC2BDE" w14:paraId="5AE655C1" w14:textId="4B76F3B8">
      <w:pPr>
        <w:spacing w:after="80"/>
        <w:rPr>
          <w:rFonts w:ascii="Times New Roman" w:hAnsi="Times New Roman" w:cs="Times New Roman"/>
        </w:rPr>
      </w:pPr>
      <w:r w:rsidRPr="002B73DB">
        <w:rPr>
          <w:rFonts w:ascii="Times New Roman" w:hAnsi="Times New Roman" w:cs="Times New Roman"/>
        </w:rPr>
        <w:t xml:space="preserve">MTN Group Limited is </w:t>
      </w:r>
      <w:r w:rsidRPr="002B73DB" w:rsidR="00597942">
        <w:rPr>
          <w:rFonts w:ascii="Times New Roman" w:hAnsi="Times New Roman" w:cs="Times New Roman"/>
        </w:rPr>
        <w:t>Africa’s largest mobile network operator</w:t>
      </w:r>
      <w:r w:rsidRPr="002B73DB" w:rsidR="001A5651">
        <w:rPr>
          <w:rFonts w:ascii="Times New Roman" w:hAnsi="Times New Roman" w:cs="Times New Roman"/>
        </w:rPr>
        <w:t xml:space="preserve"> and </w:t>
      </w:r>
      <w:r w:rsidRPr="002B73DB">
        <w:rPr>
          <w:rFonts w:ascii="Times New Roman" w:hAnsi="Times New Roman" w:cs="Times New Roman"/>
        </w:rPr>
        <w:t>a leading integrated telecommunications provider headquartered in Johannesburg, South Africa, serving over 300 million customers across 16 markets throughout Africa. MTN operates one of the continent's most extensive network infrastructures and has evolved significantly beyond its core voice and data origins.</w:t>
      </w:r>
    </w:p>
    <w:p w:rsidRPr="002B73DB" w:rsidR="3455FDD9" w:rsidP="50B8BFE5" w:rsidRDefault="3455FDD9" w14:paraId="239EB37E" w14:textId="3F257859">
      <w:pPr>
        <w:spacing w:after="100"/>
        <w:rPr>
          <w:rFonts w:ascii="Times New Roman" w:hAnsi="Times New Roman" w:cs="Times New Roman"/>
        </w:rPr>
      </w:pPr>
    </w:p>
    <w:p w:rsidR="00A75648" w:rsidP="00A81E50" w:rsidRDefault="00FC2BDE" w14:paraId="44549341" w14:textId="241C8B3F">
      <w:pPr>
        <w:spacing w:after="100"/>
        <w:rPr>
          <w:rFonts w:ascii="Times New Roman" w:hAnsi="Times New Roman" w:cs="Times New Roman"/>
        </w:rPr>
      </w:pPr>
      <w:r w:rsidRPr="002B73DB">
        <w:rPr>
          <w:rFonts w:ascii="Times New Roman" w:hAnsi="Times New Roman" w:cs="Times New Roman"/>
        </w:rPr>
        <w:t>Under its Ambition 2030 strategic framework, MTN is transforming from a traditional telecom operator into a three-platform digital company centered on Connectivity, Fintech, and Digital Infrastructure. This structural evolution positions MTN to capture outsized value from Africa's rapidly developing digital economy.</w:t>
      </w:r>
    </w:p>
    <w:p w:rsidRPr="002B73DB" w:rsidR="00A75648" w:rsidP="4FE65922" w:rsidRDefault="00FC2BDE" w14:paraId="41273852" w14:textId="5BAB0E00">
      <w:pPr>
        <w:spacing w:after="100"/>
        <w:rPr>
          <w:rFonts w:ascii="Times New Roman" w:hAnsi="Times New Roman" w:cs="Times New Roman"/>
        </w:rPr>
      </w:pPr>
      <w:r w:rsidRPr="4FE65922">
        <w:rPr>
          <w:rFonts w:ascii="Times New Roman" w:hAnsi="Times New Roman" w:cs="Times New Roman"/>
        </w:rPr>
        <w:t>MTN's core business lines and platforms include:</w:t>
      </w:r>
    </w:p>
    <w:p w:rsidRPr="002B73DB" w:rsidR="00A53CA7" w:rsidP="50B8BFE5" w:rsidRDefault="00FC2BDE" w14:paraId="18A87723" w14:textId="77777777">
      <w:pPr>
        <w:pStyle w:val="ListParagraph"/>
        <w:numPr>
          <w:ilvl w:val="0"/>
          <w:numId w:val="2"/>
        </w:numPr>
        <w:spacing w:after="60"/>
        <w:rPr>
          <w:rFonts w:ascii="Times New Roman" w:hAnsi="Times New Roman" w:cs="Times New Roman"/>
        </w:rPr>
      </w:pPr>
      <w:r w:rsidRPr="000F66E9">
        <w:rPr>
          <w:rFonts w:ascii="Times New Roman" w:hAnsi="Times New Roman" w:cs="Times New Roman"/>
          <w:b/>
        </w:rPr>
        <w:t>Core Connectivity</w:t>
      </w:r>
      <w:r w:rsidRPr="00DF3ADB">
        <w:rPr>
          <w:rFonts w:ascii="Times New Roman" w:hAnsi="Times New Roman" w:cs="Times New Roman"/>
          <w:b/>
        </w:rPr>
        <w:t>:</w:t>
      </w:r>
      <w:r w:rsidRPr="002B73DB">
        <w:rPr>
          <w:rFonts w:ascii="Times New Roman" w:hAnsi="Times New Roman" w:cs="Times New Roman"/>
        </w:rPr>
        <w:t xml:space="preserve"> Voice, mobile data, Fixed Wireless Access (FWA) broadband, and enterprise services across 16 sovereign markets in sub-Saharan Africa and select Middle Eastern countries.</w:t>
      </w:r>
    </w:p>
    <w:p w:rsidRPr="002B73DB" w:rsidR="00A53CA7" w:rsidP="50B8BFE5" w:rsidRDefault="00FC2BDE" w14:paraId="11EF28EC" w14:textId="1C36323D">
      <w:pPr>
        <w:pStyle w:val="ListParagraph"/>
        <w:numPr>
          <w:ilvl w:val="0"/>
          <w:numId w:val="2"/>
        </w:numPr>
        <w:spacing w:after="60"/>
        <w:rPr>
          <w:rFonts w:ascii="Times New Roman" w:hAnsi="Times New Roman" w:cs="Times New Roman"/>
        </w:rPr>
      </w:pPr>
      <w:r w:rsidRPr="000F66E9">
        <w:rPr>
          <w:rFonts w:ascii="Times New Roman" w:hAnsi="Times New Roman" w:cs="Times New Roman"/>
          <w:b/>
        </w:rPr>
        <w:t>MoMo (Mobile Money):</w:t>
      </w:r>
      <w:r w:rsidRPr="002B73DB">
        <w:rPr>
          <w:rFonts w:ascii="Times New Roman" w:hAnsi="Times New Roman" w:cs="Times New Roman"/>
        </w:rPr>
        <w:t xml:space="preserve"> Africa's largest mobile financial services platform by subscriber count, offering peer-to-peer payments, micro-lending, microinsurance, savings products, </w:t>
      </w:r>
      <w:r w:rsidRPr="002B73DB" w:rsidR="00316E11">
        <w:rPr>
          <w:rFonts w:ascii="Times New Roman" w:hAnsi="Times New Roman" w:cs="Times New Roman"/>
        </w:rPr>
        <w:t xml:space="preserve">and </w:t>
      </w:r>
      <w:r w:rsidRPr="002B73DB">
        <w:rPr>
          <w:rFonts w:ascii="Times New Roman" w:hAnsi="Times New Roman" w:cs="Times New Roman"/>
        </w:rPr>
        <w:t>cross-border remittances.</w:t>
      </w:r>
    </w:p>
    <w:p w:rsidRPr="002B73DB" w:rsidR="00A53CA7" w:rsidP="50B8BFE5" w:rsidRDefault="00FC2BDE" w14:paraId="1F01A9D9" w14:textId="21DAE10C">
      <w:pPr>
        <w:pStyle w:val="ListParagraph"/>
        <w:numPr>
          <w:ilvl w:val="0"/>
          <w:numId w:val="2"/>
        </w:numPr>
        <w:spacing w:after="60"/>
        <w:rPr>
          <w:rFonts w:ascii="Times New Roman" w:hAnsi="Times New Roman" w:cs="Times New Roman"/>
        </w:rPr>
      </w:pPr>
      <w:r w:rsidRPr="00DF3ADB">
        <w:rPr>
          <w:rFonts w:ascii="Times New Roman" w:hAnsi="Times New Roman" w:cs="Times New Roman"/>
          <w:b/>
        </w:rPr>
        <w:t>Bayobab (Digital Infrastructure):</w:t>
      </w:r>
      <w:r w:rsidRPr="002B73DB">
        <w:rPr>
          <w:rFonts w:ascii="Times New Roman" w:hAnsi="Times New Roman" w:cs="Times New Roman"/>
        </w:rPr>
        <w:t xml:space="preserve"> MTN's wholly owned fiber and digital infrastructure subsidiary, operating 127,000+ km of open-access fiber optic network including 24 subsea cable investments and the 2Africa cable</w:t>
      </w:r>
      <w:r w:rsidRPr="002B73DB" w:rsidR="00316E11">
        <w:rPr>
          <w:rFonts w:ascii="Times New Roman" w:hAnsi="Times New Roman" w:cs="Times New Roman"/>
        </w:rPr>
        <w:t>.</w:t>
      </w:r>
    </w:p>
    <w:p w:rsidRPr="002B73DB" w:rsidR="00A53CA7" w:rsidP="50B8BFE5" w:rsidRDefault="00FC2BDE" w14:paraId="1DDDA195" w14:textId="51B94881">
      <w:pPr>
        <w:pStyle w:val="ListParagraph"/>
        <w:numPr>
          <w:ilvl w:val="0"/>
          <w:numId w:val="2"/>
        </w:numPr>
        <w:spacing w:after="60"/>
        <w:rPr>
          <w:rFonts w:ascii="Times New Roman" w:hAnsi="Times New Roman" w:cs="Times New Roman"/>
        </w:rPr>
      </w:pPr>
      <w:r w:rsidRPr="00DF3ADB">
        <w:rPr>
          <w:rFonts w:ascii="Times New Roman" w:hAnsi="Times New Roman" w:cs="Times New Roman"/>
          <w:b/>
        </w:rPr>
        <w:t>Enterprise &amp; Cloud Services:</w:t>
      </w:r>
      <w:r w:rsidRPr="002B73DB">
        <w:rPr>
          <w:rFonts w:ascii="Times New Roman" w:hAnsi="Times New Roman" w:cs="Times New Roman"/>
        </w:rPr>
        <w:t xml:space="preserve"> Managed cloud computing, IoT solutions</w:t>
      </w:r>
      <w:r w:rsidR="000A0733">
        <w:rPr>
          <w:rFonts w:ascii="Times New Roman" w:hAnsi="Times New Roman" w:cs="Times New Roman"/>
        </w:rPr>
        <w:t xml:space="preserve"> </w:t>
      </w:r>
      <w:r w:rsidRPr="002B73DB">
        <w:rPr>
          <w:rFonts w:ascii="Times New Roman" w:hAnsi="Times New Roman" w:cs="Times New Roman"/>
        </w:rPr>
        <w:t>cybersecurity, and unified communications sold to corporations and governments across MTN's footprint.</w:t>
      </w:r>
    </w:p>
    <w:p w:rsidRPr="000F66E9" w:rsidR="000F66E9" w:rsidP="000F66E9" w:rsidRDefault="00FC2BDE" w14:paraId="1A8D5321" w14:textId="66763949">
      <w:pPr>
        <w:pStyle w:val="ListParagraph"/>
        <w:numPr>
          <w:ilvl w:val="0"/>
          <w:numId w:val="2"/>
        </w:numPr>
        <w:spacing w:after="60"/>
        <w:rPr>
          <w:rFonts w:ascii="Times New Roman" w:hAnsi="Times New Roman" w:cs="Times New Roman"/>
        </w:rPr>
      </w:pPr>
      <w:r w:rsidRPr="00CF721B">
        <w:rPr>
          <w:rFonts w:ascii="Times New Roman" w:hAnsi="Times New Roman" w:cs="Times New Roman"/>
          <w:b/>
        </w:rPr>
        <w:t>Chenosis API Marketplace:</w:t>
      </w:r>
      <w:r w:rsidRPr="002B73DB">
        <w:rPr>
          <w:rFonts w:ascii="Times New Roman" w:hAnsi="Times New Roman" w:cs="Times New Roman"/>
        </w:rPr>
        <w:t xml:space="preserve"> A developer-facing platform allowing third-party startups to integrate MTN's payment,</w:t>
      </w:r>
      <w:r w:rsidRPr="002B73DB" w:rsidR="7862C91C">
        <w:rPr>
          <w:rFonts w:ascii="Times New Roman" w:hAnsi="Times New Roman" w:cs="Times New Roman"/>
        </w:rPr>
        <w:t xml:space="preserve"> </w:t>
      </w:r>
      <w:r w:rsidRPr="002B73DB">
        <w:rPr>
          <w:rFonts w:ascii="Times New Roman" w:hAnsi="Times New Roman" w:cs="Times New Roman"/>
        </w:rPr>
        <w:t>identity, and messaging capabilities directly into their applications, monetizing MTN's network infrastructure as a technology stack.</w:t>
      </w:r>
    </w:p>
    <w:p w:rsidRPr="002B73DB" w:rsidR="00A53CA7" w:rsidRDefault="00FC2BDE" w14:paraId="2681E1B4" w14:textId="77777777">
      <w:pPr>
        <w:pStyle w:val="Heading2"/>
        <w:rPr>
          <w:rFonts w:ascii="Times New Roman" w:hAnsi="Times New Roman" w:cs="Times New Roman"/>
        </w:rPr>
      </w:pPr>
      <w:r w:rsidRPr="002B73DB">
        <w:rPr>
          <w:rFonts w:ascii="Times New Roman" w:hAnsi="Times New Roman" w:cs="Times New Roman"/>
          <w:sz w:val="24"/>
          <w:szCs w:val="24"/>
        </w:rPr>
        <w:t>Revenue by Geography</w:t>
      </w:r>
    </w:p>
    <w:p w:rsidRPr="00D476DE" w:rsidR="00EB22F1" w:rsidP="50B8BFE5" w:rsidRDefault="0B95884E" w14:paraId="3030D49D" w14:textId="6DB82EBF">
      <w:pPr>
        <w:spacing w:after="80"/>
        <w:rPr>
          <w:rFonts w:ascii="Times New Roman" w:hAnsi="Times New Roman" w:cs="Times New Roman"/>
        </w:rPr>
      </w:pPr>
      <w:r>
        <w:rPr>
          <w:noProof/>
        </w:rPr>
        <w:drawing>
          <wp:inline distT="0" distB="0" distL="0" distR="0" wp14:anchorId="06B1C0A2" wp14:editId="7FF58DC7">
            <wp:extent cx="2690110" cy="1961539"/>
            <wp:effectExtent l="0" t="0" r="0" b="0"/>
            <wp:docPr id="120353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975" name="Picture 120353975"/>
                    <pic:cNvPicPr/>
                  </pic:nvPicPr>
                  <pic:blipFill>
                    <a:blip r:embed="rId12">
                      <a:extLst>
                        <a:ext uri="{28A0092B-C50C-407E-A947-70E740481C1C}">
                          <a14:useLocalDpi xmlns:a14="http://schemas.microsoft.com/office/drawing/2010/main"/>
                        </a:ext>
                      </a:extLst>
                    </a:blip>
                    <a:stretch>
                      <a:fillRect/>
                    </a:stretch>
                  </pic:blipFill>
                  <pic:spPr>
                    <a:xfrm>
                      <a:off x="0" y="0"/>
                      <a:ext cx="2690110" cy="1961539"/>
                    </a:xfrm>
                    <a:prstGeom prst="rect">
                      <a:avLst/>
                    </a:prstGeom>
                  </pic:spPr>
                </pic:pic>
              </a:graphicData>
            </a:graphic>
          </wp:inline>
        </w:drawing>
      </w:r>
    </w:p>
    <w:p w:rsidRPr="00D476DE" w:rsidR="00D95369" w:rsidP="50B8BFE5" w:rsidRDefault="009F5422" w14:paraId="0F7550CF" w14:textId="37797EF4">
      <w:pPr>
        <w:spacing w:after="80"/>
        <w:rPr>
          <w:rFonts w:ascii="Times New Roman" w:hAnsi="Times New Roman" w:cs="Times New Roman"/>
        </w:rPr>
      </w:pPr>
      <w:r w:rsidRPr="21B88106">
        <w:rPr>
          <w:rFonts w:ascii="Times New Roman" w:hAnsi="Times New Roman" w:cs="Times New Roman"/>
        </w:rPr>
        <w:t>MTN's revenue base is geographically diversified across 16 operating markets</w:t>
      </w:r>
      <w:r w:rsidRPr="21B88106" w:rsidR="000F5F6F">
        <w:rPr>
          <w:rFonts w:ascii="Times New Roman" w:hAnsi="Times New Roman" w:cs="Times New Roman"/>
        </w:rPr>
        <w:t xml:space="preserve"> within Africa</w:t>
      </w:r>
      <w:r w:rsidRPr="21B88106">
        <w:rPr>
          <w:rFonts w:ascii="Times New Roman" w:hAnsi="Times New Roman" w:cs="Times New Roman"/>
        </w:rPr>
        <w:t>. Nigeria is the single largest market, representing a substantial portion of group service revenue. South Africa is the second-largest contributor. Other key markets include Ghana, Uganda, Cameroon, Côte d'Ivoire, and Zambia. MTN has also simplified its portfolio through the exit of Middle Eastern operations to sharpen focus on the African growth opportunity.</w:t>
      </w:r>
    </w:p>
    <w:p w:rsidRPr="002B73DB" w:rsidR="00A53CA7" w:rsidP="00B15C3A" w:rsidRDefault="00FC2BDE" w14:paraId="614B8595" w14:textId="77777777">
      <w:pPr>
        <w:pStyle w:val="Heading2"/>
        <w:rPr>
          <w:rFonts w:ascii="Times New Roman" w:hAnsi="Times New Roman" w:cs="Times New Roman"/>
        </w:rPr>
      </w:pPr>
      <w:r w:rsidRPr="002B73DB">
        <w:rPr>
          <w:rFonts w:ascii="Times New Roman" w:hAnsi="Times New Roman" w:cs="Times New Roman"/>
          <w:sz w:val="24"/>
          <w:szCs w:val="24"/>
        </w:rPr>
        <w:t>Revenue by Product Segment</w:t>
      </w:r>
    </w:p>
    <w:p w:rsidRPr="002B73DB" w:rsidR="00A53CA7" w:rsidP="00B15C3A" w:rsidRDefault="00FC2BDE" w14:paraId="2950935A" w14:textId="77777777">
      <w:pPr>
        <w:spacing w:after="80"/>
        <w:rPr>
          <w:rFonts w:ascii="Times New Roman" w:hAnsi="Times New Roman" w:cs="Times New Roman"/>
        </w:rPr>
      </w:pPr>
      <w:r w:rsidRPr="002B73DB">
        <w:rPr>
          <w:rFonts w:ascii="Times New Roman" w:hAnsi="Times New Roman" w:cs="Times New Roman"/>
        </w:rPr>
        <w:t>MTN's revenue is diversified across its three strategic platform pillars:</w:t>
      </w:r>
    </w:p>
    <w:p w:rsidRPr="002B73DB" w:rsidR="00A53CA7" w:rsidP="00B15C3A" w:rsidRDefault="00FC2BDE" w14:paraId="13319E98" w14:textId="4228F9D5">
      <w:pPr>
        <w:pStyle w:val="ListParagraph"/>
        <w:numPr>
          <w:ilvl w:val="0"/>
          <w:numId w:val="2"/>
        </w:numPr>
        <w:spacing w:after="60"/>
        <w:rPr>
          <w:rFonts w:ascii="Times New Roman" w:hAnsi="Times New Roman" w:cs="Times New Roman"/>
        </w:rPr>
      </w:pPr>
      <w:r w:rsidRPr="002B73DB">
        <w:rPr>
          <w:rFonts w:ascii="Times New Roman" w:hAnsi="Times New Roman" w:cs="Times New Roman"/>
        </w:rPr>
        <w:t>Voice &amp; Data (Connectivity): The core telecom segment, which continues to grow as Africa's mobile internet penetration expands</w:t>
      </w:r>
      <w:r w:rsidR="00EB22F1">
        <w:rPr>
          <w:rFonts w:ascii="Times New Roman" w:hAnsi="Times New Roman" w:cs="Times New Roman"/>
        </w:rPr>
        <w:t>.</w:t>
      </w:r>
    </w:p>
    <w:p w:rsidRPr="002B73DB" w:rsidR="00A53CA7" w:rsidP="00B15C3A" w:rsidRDefault="00FC2BDE" w14:paraId="719DD7DA" w14:textId="0A59F694">
      <w:pPr>
        <w:pStyle w:val="ListParagraph"/>
        <w:numPr>
          <w:ilvl w:val="0"/>
          <w:numId w:val="2"/>
        </w:numPr>
        <w:spacing w:after="60"/>
        <w:rPr>
          <w:rFonts w:ascii="Times New Roman" w:hAnsi="Times New Roman" w:cs="Times New Roman"/>
        </w:rPr>
      </w:pPr>
      <w:r w:rsidRPr="002B73DB">
        <w:rPr>
          <w:rFonts w:ascii="Times New Roman" w:hAnsi="Times New Roman" w:cs="Times New Roman"/>
        </w:rPr>
        <w:t xml:space="preserve">Fintech (MoMo): The fastest-growing and highest-margin segment in transition. </w:t>
      </w:r>
    </w:p>
    <w:p w:rsidRPr="00D476DE" w:rsidR="00A53CA7" w:rsidP="00B15C3A" w:rsidRDefault="799E6C3C" w14:paraId="4F6EAD99" w14:textId="5223218E">
      <w:pPr>
        <w:pStyle w:val="ListParagraph"/>
        <w:numPr>
          <w:ilvl w:val="0"/>
          <w:numId w:val="2"/>
        </w:numPr>
        <w:spacing w:after="60"/>
        <w:rPr>
          <w:rFonts w:ascii="Times New Roman" w:hAnsi="Times New Roman" w:eastAsia="Times New Roman" w:cs="Times New Roman"/>
        </w:rPr>
      </w:pPr>
      <w:r w:rsidRPr="0264385B">
        <w:rPr>
          <w:rFonts w:ascii="Times New Roman" w:hAnsi="Times New Roman" w:cs="Times New Roman"/>
        </w:rPr>
        <w:t>Digital Infrastructure (Bayobab &amp; Enterprise):</w:t>
      </w:r>
      <w:r w:rsidRPr="0264385B" w:rsidR="3DC407A8">
        <w:rPr>
          <w:rFonts w:ascii="Times New Roman" w:hAnsi="Times New Roman" w:cs="Times New Roman"/>
        </w:rPr>
        <w:t xml:space="preserve"> MTN's wholly owned fiber and tower infrastructure subsidiary</w:t>
      </w:r>
      <w:r w:rsidRPr="66DE418A" w:rsidR="0BA2C657">
        <w:rPr>
          <w:rFonts w:ascii="Times New Roman" w:hAnsi="Times New Roman" w:cs="Times New Roman"/>
        </w:rPr>
        <w:t xml:space="preserve"> </w:t>
      </w:r>
      <w:r w:rsidRPr="66DE418A" w:rsidR="3DC407A8">
        <w:rPr>
          <w:rFonts w:ascii="Times New Roman" w:hAnsi="Times New Roman" w:eastAsia="Times New Roman" w:cs="Times New Roman"/>
        </w:rPr>
        <w:t>provide</w:t>
      </w:r>
      <w:r w:rsidRPr="578A36B4" w:rsidR="3DC407A8">
        <w:rPr>
          <w:rFonts w:ascii="Times New Roman" w:hAnsi="Times New Roman" w:eastAsia="Times New Roman" w:cs="Times New Roman"/>
        </w:rPr>
        <w:t xml:space="preserve"> backbone connectivity to hyperscalers, enterprises, and governments across Africa.</w:t>
      </w:r>
    </w:p>
    <w:p w:rsidRPr="002B73DB" w:rsidR="00996436" w:rsidP="00B15C3A" w:rsidRDefault="00996436" w14:paraId="291A09F8" w14:textId="77777777">
      <w:pPr>
        <w:spacing w:after="60"/>
        <w:rPr>
          <w:rFonts w:ascii="Times New Roman" w:hAnsi="Times New Roman" w:cs="Times New Roman"/>
        </w:rPr>
      </w:pPr>
    </w:p>
    <w:p w:rsidRPr="002B73DB" w:rsidR="00A53CA7" w:rsidP="00802AAA" w:rsidRDefault="008151FD" w14:paraId="64069388" w14:textId="3F2964A4">
      <w:pPr>
        <w:spacing w:after="60"/>
        <w:rPr>
          <w:rFonts w:ascii="Times New Roman" w:hAnsi="Times New Roman" w:cs="Times New Roman"/>
        </w:rPr>
      </w:pPr>
      <w:r w:rsidRPr="002B73DB">
        <w:rPr>
          <w:rFonts w:ascii="Times New Roman" w:hAnsi="Times New Roman" w:cs="Times New Roman"/>
          <w:noProof/>
        </w:rPr>
        <w:drawing>
          <wp:inline distT="0" distB="0" distL="0" distR="0" wp14:anchorId="2D398222" wp14:editId="7E72958A">
            <wp:extent cx="2999232" cy="2560320"/>
            <wp:effectExtent l="0" t="0" r="10795" b="11430"/>
            <wp:docPr id="466564556" name="Chart 1">
              <a:extLst xmlns:a="http://schemas.openxmlformats.org/drawingml/2006/main">
                <a:ext uri="{FF2B5EF4-FFF2-40B4-BE49-F238E27FC236}">
                  <a16:creationId xmlns:a16="http://schemas.microsoft.com/office/drawing/2014/main" id="{4C9EFE5D-9A19-E1A0-FDB0-2D03A2D474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Pr="002B73DB" w:rsidR="00A53CA7" w:rsidRDefault="00FC2BDE" w14:paraId="6B56B726" w14:textId="127C373C">
      <w:pPr>
        <w:pStyle w:val="Heading1"/>
        <w:rPr>
          <w:rFonts w:ascii="Times New Roman" w:hAnsi="Times New Roman" w:cs="Times New Roman"/>
        </w:rPr>
      </w:pPr>
      <w:r w:rsidRPr="21B88106">
        <w:rPr>
          <w:rFonts w:ascii="Times New Roman" w:hAnsi="Times New Roman" w:cs="Times New Roman"/>
          <w:sz w:val="28"/>
          <w:szCs w:val="28"/>
        </w:rPr>
        <w:t>Investment Thesis</w:t>
      </w:r>
    </w:p>
    <w:p w:rsidR="00A53CA7" w:rsidP="00B15C3A" w:rsidRDefault="00FC2BDE" w14:paraId="78BD1879" w14:textId="70D585BD">
      <w:pPr>
        <w:spacing w:after="80"/>
        <w:rPr>
          <w:rFonts w:ascii="Times New Roman" w:hAnsi="Times New Roman" w:cs="Times New Roman"/>
        </w:rPr>
      </w:pPr>
      <w:r w:rsidRPr="002B73DB">
        <w:rPr>
          <w:rFonts w:ascii="Times New Roman" w:hAnsi="Times New Roman" w:cs="Times New Roman"/>
        </w:rPr>
        <w:t xml:space="preserve">We rate MTN Group a </w:t>
      </w:r>
      <w:r w:rsidRPr="00EF18A3">
        <w:rPr>
          <w:rFonts w:ascii="Times New Roman" w:hAnsi="Times New Roman" w:cs="Times New Roman"/>
          <w:b/>
          <w:bCs/>
        </w:rPr>
        <w:t>BUY</w:t>
      </w:r>
      <w:r w:rsidRPr="002B73DB">
        <w:rPr>
          <w:rFonts w:ascii="Times New Roman" w:hAnsi="Times New Roman" w:cs="Times New Roman"/>
        </w:rPr>
        <w:t>. Our thesis rests on three interlocking pillars that, taken together, make MTN a compelling emerging markets compounder:</w:t>
      </w:r>
    </w:p>
    <w:p w:rsidRPr="002B73DB" w:rsidR="006E2FA2" w:rsidP="00B15C3A" w:rsidRDefault="006E2FA2" w14:paraId="51B721B2" w14:textId="77777777">
      <w:pPr>
        <w:spacing w:after="80"/>
        <w:rPr>
          <w:rFonts w:ascii="Times New Roman" w:hAnsi="Times New Roman" w:cs="Times New Roman"/>
        </w:rPr>
      </w:pPr>
    </w:p>
    <w:p w:rsidRPr="002B73DB" w:rsidR="00A53CA7" w:rsidP="50B8BFE5" w:rsidRDefault="00FC2BDE" w14:paraId="63BAE759" w14:textId="4689201C">
      <w:pPr>
        <w:spacing w:after="80"/>
        <w:rPr>
          <w:rFonts w:ascii="Times New Roman" w:hAnsi="Times New Roman" w:cs="Times New Roman"/>
        </w:rPr>
      </w:pPr>
      <w:r w:rsidRPr="002B73DB">
        <w:rPr>
          <w:rFonts w:ascii="Times New Roman" w:hAnsi="Times New Roman" w:cs="Times New Roman"/>
          <w:b/>
          <w:bCs/>
        </w:rPr>
        <w:t xml:space="preserve">Thesis 1: </w:t>
      </w:r>
      <w:r w:rsidRPr="002B73DB" w:rsidR="008C3BF7">
        <w:rPr>
          <w:rFonts w:ascii="Times New Roman" w:hAnsi="Times New Roman" w:cs="Times New Roman"/>
          <w:b/>
          <w:bCs/>
        </w:rPr>
        <w:t>MTN Will Continue to Experience Growth in Its Cellular Data and Fintech Segments</w:t>
      </w:r>
    </w:p>
    <w:p w:rsidRPr="002B73DB" w:rsidR="00A53CA7" w:rsidP="50B8BFE5" w:rsidRDefault="00FC2BDE" w14:paraId="144A1ED8" w14:textId="0EC1F2DD">
      <w:pPr>
        <w:spacing w:after="80"/>
        <w:rPr>
          <w:rFonts w:ascii="Times New Roman" w:hAnsi="Times New Roman" w:cs="Times New Roman"/>
        </w:rPr>
      </w:pPr>
      <w:r w:rsidRPr="002B73DB">
        <w:rPr>
          <w:rFonts w:ascii="Times New Roman" w:hAnsi="Times New Roman" w:cs="Times New Roman"/>
        </w:rPr>
        <w:t>Africa remains the world's most underpenetrated digital market. Mobile internet penetration stands at approximately 28% today versus 60–80% in mature markets, and is projected to reach 37% (518 million users) by 2030. Unlike developed markets where subscriber growth has flattened, MTN holds 136 million existing subscribers who are already on the network but not yet using mobile data</w:t>
      </w:r>
      <w:ins w:author="Michael Rhoton" w:date="2026-04-16T10:48:00Z" w16du:dateUtc="2026-04-16T16:48:00Z" w:id="0">
        <w:r w:rsidRPr="002B73DB" w:rsidR="00A45791">
          <w:rPr>
            <w:rFonts w:ascii="Times New Roman" w:hAnsi="Times New Roman" w:cs="Times New Roman"/>
          </w:rPr>
          <w:t>,</w:t>
        </w:r>
      </w:ins>
      <w:r w:rsidRPr="002B73DB">
        <w:rPr>
          <w:rFonts w:ascii="Times New Roman" w:hAnsi="Times New Roman" w:cs="Times New Roman"/>
        </w:rPr>
        <w:t xml:space="preserve"> representing a zero-customer-acquisition-cost conversion pipeline of extraordinary scale.</w:t>
      </w:r>
    </w:p>
    <w:p w:rsidRPr="002B73DB" w:rsidR="00A53CA7" w:rsidP="50B8BFE5" w:rsidRDefault="00A53CA7" w14:paraId="7A8E1251" w14:textId="77777777">
      <w:pPr>
        <w:spacing w:after="100"/>
        <w:rPr>
          <w:rFonts w:ascii="Times New Roman" w:hAnsi="Times New Roman" w:cs="Times New Roman"/>
        </w:rPr>
      </w:pPr>
    </w:p>
    <w:p w:rsidRPr="002B73DB" w:rsidR="00A53CA7" w:rsidP="50B8BFE5" w:rsidRDefault="00FC2BDE" w14:paraId="3761A310" w14:textId="77777777">
      <w:pPr>
        <w:spacing w:after="80"/>
        <w:rPr>
          <w:rFonts w:ascii="Times New Roman" w:hAnsi="Times New Roman" w:cs="Times New Roman"/>
        </w:rPr>
      </w:pPr>
      <w:r w:rsidRPr="002B73DB">
        <w:rPr>
          <w:rFonts w:ascii="Times New Roman" w:hAnsi="Times New Roman" w:cs="Times New Roman"/>
        </w:rPr>
        <w:t>MTN's data revenue is already monetizing this opportunity: data revenue grew +35.4% YTD through Q3 2025, with traffic growth of +26.6% YoY as monetization accelerates faster than subscriber additions. Nigeria alone is projected to be the #1 smartphone market in Sub-Saharan Africa by 2030 with 230 million connections.</w:t>
      </w:r>
    </w:p>
    <w:p w:rsidRPr="002B73DB" w:rsidR="00A53CA7" w:rsidP="50B8BFE5" w:rsidRDefault="00A53CA7" w14:paraId="37B97D8C" w14:textId="77777777">
      <w:pPr>
        <w:spacing w:after="100"/>
        <w:rPr>
          <w:rFonts w:ascii="Times New Roman" w:hAnsi="Times New Roman" w:cs="Times New Roman"/>
        </w:rPr>
      </w:pPr>
    </w:p>
    <w:p w:rsidRPr="00D476DE" w:rsidR="0046196D" w:rsidP="50B8BFE5" w:rsidRDefault="00DE5573" w14:paraId="4D1B66DB" w14:textId="77777777">
      <w:pPr>
        <w:spacing w:after="80"/>
        <w:rPr>
          <w:rFonts w:ascii="Times New Roman" w:hAnsi="Times New Roman" w:cs="Times New Roman"/>
        </w:rPr>
      </w:pPr>
      <w:r>
        <w:rPr>
          <w:rFonts w:ascii="Times New Roman" w:hAnsi="Times New Roman" w:cs="Times New Roman"/>
        </w:rPr>
        <w:t>Momo</w:t>
      </w:r>
      <w:r w:rsidRPr="002B73DB" w:rsidR="00FC2BDE">
        <w:rPr>
          <w:rFonts w:ascii="Times New Roman" w:hAnsi="Times New Roman" w:cs="Times New Roman"/>
        </w:rPr>
        <w:t xml:space="preserve"> is </w:t>
      </w:r>
      <w:r>
        <w:rPr>
          <w:rFonts w:ascii="Times New Roman" w:hAnsi="Times New Roman" w:cs="Times New Roman"/>
        </w:rPr>
        <w:t>MTN’s</w:t>
      </w:r>
      <w:r w:rsidRPr="002B73DB" w:rsidR="00FC2BDE">
        <w:rPr>
          <w:rFonts w:ascii="Times New Roman" w:hAnsi="Times New Roman" w:cs="Times New Roman"/>
        </w:rPr>
        <w:t xml:space="preserve"> </w:t>
      </w:r>
      <w:r w:rsidRPr="002B73DB" w:rsidR="003868E7">
        <w:rPr>
          <w:rFonts w:ascii="Times New Roman" w:hAnsi="Times New Roman" w:cs="Times New Roman"/>
        </w:rPr>
        <w:t>most</w:t>
      </w:r>
      <w:r w:rsidRPr="002B73DB" w:rsidR="00FC2BDE">
        <w:rPr>
          <w:rFonts w:ascii="Times New Roman" w:hAnsi="Times New Roman" w:cs="Times New Roman"/>
        </w:rPr>
        <w:t xml:space="preserve"> powerful long-term driver. With 57% of Sub-Saharan Africans lacking a bank account, MTN's existing telco relationships and agent network position it as the natural gateway to financial services for hundreds of millions of unbanked consumers. The relevant benchmark is M-Pesa (Safaricom), which followed the same S-curve from basic P2P to advanced financial services and now generates 46.5% ROE. MoMo is at the inflection point of that curve: advanced services grew +39.5% YTD and now represent 33.4% of fintech revenue (up from 25.6% in 2022). The gap between MTN's 14.2% ROE today and Safaricom's mature 46.5% ROE is the opportunity; it is </w:t>
      </w:r>
      <w:r w:rsidRPr="002B73DB" w:rsidR="00CAF3C1">
        <w:rPr>
          <w:rFonts w:ascii="Times New Roman" w:hAnsi="Times New Roman" w:cs="Times New Roman"/>
        </w:rPr>
        <w:t xml:space="preserve">not </w:t>
      </w:r>
      <w:r w:rsidRPr="002B73DB" w:rsidR="00FC2BDE">
        <w:rPr>
          <w:rFonts w:ascii="Times New Roman" w:hAnsi="Times New Roman" w:cs="Times New Roman"/>
        </w:rPr>
        <w:t xml:space="preserve">a question </w:t>
      </w:r>
      <w:r w:rsidRPr="002B73DB" w:rsidR="5A90345F">
        <w:rPr>
          <w:rFonts w:ascii="Times New Roman" w:hAnsi="Times New Roman" w:cs="Times New Roman"/>
        </w:rPr>
        <w:t>whether it</w:t>
      </w:r>
      <w:r w:rsidRPr="002B73DB" w:rsidR="00CAF3C1">
        <w:rPr>
          <w:rFonts w:ascii="Times New Roman" w:hAnsi="Times New Roman" w:cs="Times New Roman"/>
        </w:rPr>
        <w:t xml:space="preserve"> will happen</w:t>
      </w:r>
      <w:r w:rsidRPr="002B73DB" w:rsidR="00FC2BDE">
        <w:rPr>
          <w:rFonts w:ascii="Times New Roman" w:hAnsi="Times New Roman" w:cs="Times New Roman"/>
        </w:rPr>
        <w:t xml:space="preserve">, </w:t>
      </w:r>
      <w:r w:rsidRPr="002B73DB" w:rsidR="00CAF3C1">
        <w:rPr>
          <w:rFonts w:ascii="Times New Roman" w:hAnsi="Times New Roman" w:cs="Times New Roman"/>
        </w:rPr>
        <w:t>but</w:t>
      </w:r>
      <w:r w:rsidRPr="002B73DB" w:rsidR="28F97FD0">
        <w:rPr>
          <w:rFonts w:ascii="Times New Roman" w:hAnsi="Times New Roman" w:cs="Times New Roman"/>
        </w:rPr>
        <w:t xml:space="preserve"> </w:t>
      </w:r>
      <w:r w:rsidRPr="002B73DB" w:rsidR="00CAF3C1">
        <w:rPr>
          <w:rFonts w:ascii="Times New Roman" w:hAnsi="Times New Roman" w:cs="Times New Roman"/>
        </w:rPr>
        <w:t>when</w:t>
      </w:r>
      <w:r w:rsidRPr="002B73DB" w:rsidR="6FC21DD6">
        <w:rPr>
          <w:rFonts w:ascii="Times New Roman" w:hAnsi="Times New Roman" w:cs="Times New Roman"/>
        </w:rPr>
        <w:t xml:space="preserve">. </w:t>
      </w:r>
    </w:p>
    <w:p w:rsidRPr="00D476DE" w:rsidR="0046196D" w:rsidP="50B8BFE5" w:rsidRDefault="0046196D" w14:paraId="234D740E" w14:textId="77777777">
      <w:pPr>
        <w:spacing w:after="80"/>
        <w:rPr>
          <w:rFonts w:ascii="Times New Roman" w:hAnsi="Times New Roman" w:cs="Times New Roman"/>
        </w:rPr>
      </w:pPr>
    </w:p>
    <w:p w:rsidRPr="002B73DB" w:rsidR="00A53CA7" w:rsidP="50B8BFE5" w:rsidRDefault="6FC21DD6" w14:paraId="62122A71" w14:textId="289D4B93">
      <w:pPr>
        <w:spacing w:after="80"/>
        <w:rPr>
          <w:rFonts w:ascii="Times New Roman" w:hAnsi="Times New Roman" w:cs="Times New Roman"/>
        </w:rPr>
      </w:pPr>
      <w:r w:rsidRPr="002B73DB">
        <w:rPr>
          <w:rFonts w:ascii="Times New Roman" w:hAnsi="Times New Roman" w:cs="Times New Roman"/>
        </w:rPr>
        <w:t xml:space="preserve">We believe that this year will </w:t>
      </w:r>
      <w:r w:rsidRPr="002B73DB" w:rsidR="438F0C1C">
        <w:rPr>
          <w:rFonts w:ascii="Times New Roman" w:hAnsi="Times New Roman" w:cs="Times New Roman"/>
        </w:rPr>
        <w:t xml:space="preserve">be </w:t>
      </w:r>
      <w:r w:rsidRPr="6304B446" w:rsidR="79324F6B">
        <w:rPr>
          <w:rFonts w:ascii="Times New Roman" w:hAnsi="Times New Roman" w:cs="Times New Roman"/>
        </w:rPr>
        <w:t xml:space="preserve">a </w:t>
      </w:r>
      <w:r w:rsidRPr="002B73DB" w:rsidR="50259977">
        <w:rPr>
          <w:rFonts w:ascii="Times New Roman" w:hAnsi="Times New Roman" w:cs="Times New Roman"/>
        </w:rPr>
        <w:t xml:space="preserve">powerful </w:t>
      </w:r>
      <w:r w:rsidRPr="002B73DB" w:rsidR="312FBF96">
        <w:rPr>
          <w:rFonts w:ascii="Times New Roman" w:hAnsi="Times New Roman" w:cs="Times New Roman"/>
        </w:rPr>
        <w:t xml:space="preserve">year of growth for MoMo </w:t>
      </w:r>
      <w:r w:rsidR="000C508C">
        <w:rPr>
          <w:rFonts w:ascii="Times New Roman" w:hAnsi="Times New Roman" w:cs="Times New Roman"/>
        </w:rPr>
        <w:t>if macro</w:t>
      </w:r>
      <w:r w:rsidR="00483724">
        <w:rPr>
          <w:rFonts w:ascii="Times New Roman" w:hAnsi="Times New Roman" w:cs="Times New Roman"/>
        </w:rPr>
        <w:t xml:space="preserve">-economic </w:t>
      </w:r>
      <w:r w:rsidR="00162F49">
        <w:rPr>
          <w:rFonts w:ascii="Times New Roman" w:hAnsi="Times New Roman" w:cs="Times New Roman"/>
        </w:rPr>
        <w:t xml:space="preserve">conditions remain </w:t>
      </w:r>
      <w:r w:rsidR="00932851">
        <w:rPr>
          <w:rFonts w:ascii="Times New Roman" w:hAnsi="Times New Roman" w:cs="Times New Roman"/>
        </w:rPr>
        <w:t xml:space="preserve">consistent </w:t>
      </w:r>
      <w:r w:rsidR="00162F49">
        <w:rPr>
          <w:rFonts w:ascii="Times New Roman" w:hAnsi="Times New Roman" w:cs="Times New Roman"/>
        </w:rPr>
        <w:t>for Niger</w:t>
      </w:r>
      <w:r w:rsidR="00932851">
        <w:rPr>
          <w:rFonts w:ascii="Times New Roman" w:hAnsi="Times New Roman" w:cs="Times New Roman"/>
        </w:rPr>
        <w:t>ia, Ghana, and South Africa</w:t>
      </w:r>
      <w:r w:rsidRPr="00D476DE" w:rsidR="312FBF96">
        <w:rPr>
          <w:rFonts w:ascii="Times New Roman" w:hAnsi="Times New Roman" w:cs="Times New Roman"/>
        </w:rPr>
        <w:t xml:space="preserve"> </w:t>
      </w:r>
      <w:r w:rsidR="00932851">
        <w:rPr>
          <w:rFonts w:ascii="Times New Roman" w:hAnsi="Times New Roman" w:cs="Times New Roman"/>
        </w:rPr>
        <w:t xml:space="preserve">and </w:t>
      </w:r>
      <w:r w:rsidRPr="00D476DE" w:rsidR="312FBF96">
        <w:rPr>
          <w:rFonts w:ascii="Times New Roman" w:hAnsi="Times New Roman" w:cs="Times New Roman"/>
        </w:rPr>
        <w:t xml:space="preserve">as </w:t>
      </w:r>
      <w:r w:rsidR="00932851">
        <w:rPr>
          <w:rFonts w:ascii="Times New Roman" w:hAnsi="Times New Roman" w:cs="Times New Roman"/>
        </w:rPr>
        <w:t>MTN</w:t>
      </w:r>
      <w:r w:rsidRPr="002B73DB" w:rsidR="312FBF96">
        <w:rPr>
          <w:rFonts w:ascii="Times New Roman" w:hAnsi="Times New Roman" w:cs="Times New Roman"/>
        </w:rPr>
        <w:t xml:space="preserve"> </w:t>
      </w:r>
      <w:r w:rsidRPr="002B73DB" w:rsidR="0FAE9810">
        <w:rPr>
          <w:rFonts w:ascii="Times New Roman" w:hAnsi="Times New Roman" w:cs="Times New Roman"/>
        </w:rPr>
        <w:t xml:space="preserve">continues to </w:t>
      </w:r>
      <w:r w:rsidRPr="002B73DB" w:rsidR="17B90542">
        <w:rPr>
          <w:rFonts w:ascii="Times New Roman" w:hAnsi="Times New Roman" w:cs="Times New Roman"/>
        </w:rPr>
        <w:t>gain</w:t>
      </w:r>
      <w:r w:rsidRPr="002B73DB" w:rsidR="312FBF96">
        <w:rPr>
          <w:rFonts w:ascii="Times New Roman" w:hAnsi="Times New Roman" w:cs="Times New Roman"/>
        </w:rPr>
        <w:t xml:space="preserve"> regulatory traction</w:t>
      </w:r>
      <w:r w:rsidRPr="002B73DB" w:rsidR="02119A01">
        <w:rPr>
          <w:rFonts w:ascii="Times New Roman" w:hAnsi="Times New Roman" w:cs="Times New Roman"/>
        </w:rPr>
        <w:t xml:space="preserve"> across</w:t>
      </w:r>
      <w:r w:rsidRPr="002B73DB" w:rsidR="2DD7E787">
        <w:rPr>
          <w:rFonts w:ascii="Times New Roman" w:hAnsi="Times New Roman" w:cs="Times New Roman"/>
        </w:rPr>
        <w:t xml:space="preserve"> Africa</w:t>
      </w:r>
      <w:r w:rsidRPr="00D476DE" w:rsidR="00434E30">
        <w:rPr>
          <w:rFonts w:ascii="Times New Roman" w:hAnsi="Times New Roman" w:cs="Times New Roman"/>
        </w:rPr>
        <w:t>.</w:t>
      </w:r>
      <w:r w:rsidRPr="00D476DE" w:rsidR="0046196D">
        <w:rPr>
          <w:rFonts w:ascii="Times New Roman" w:hAnsi="Times New Roman" w:cs="Times New Roman"/>
        </w:rPr>
        <w:t xml:space="preserve"> As shown in</w:t>
      </w:r>
      <w:r w:rsidRPr="002B73DB" w:rsidR="28F97FD0">
        <w:rPr>
          <w:rFonts w:ascii="Times New Roman" w:hAnsi="Times New Roman" w:cs="Times New Roman"/>
        </w:rPr>
        <w:t xml:space="preserve"> Exhibits </w:t>
      </w:r>
      <w:r w:rsidRPr="00D476DE" w:rsidR="00011DAA">
        <w:rPr>
          <w:rFonts w:ascii="Times New Roman" w:hAnsi="Times New Roman" w:cs="Times New Roman"/>
        </w:rPr>
        <w:t xml:space="preserve">6 and 7, </w:t>
      </w:r>
      <w:r w:rsidRPr="00D476DE" w:rsidR="006A30A9">
        <w:rPr>
          <w:rFonts w:ascii="Times New Roman" w:hAnsi="Times New Roman" w:cs="Times New Roman"/>
        </w:rPr>
        <w:t xml:space="preserve">Data, Digital, and Fintech revenue </w:t>
      </w:r>
      <w:r w:rsidRPr="00D476DE" w:rsidR="00320E54">
        <w:rPr>
          <w:rFonts w:ascii="Times New Roman" w:hAnsi="Times New Roman" w:cs="Times New Roman"/>
        </w:rPr>
        <w:t xml:space="preserve">are expected to </w:t>
      </w:r>
      <w:r w:rsidRPr="6304B446" w:rsidR="076FFA3D">
        <w:rPr>
          <w:rFonts w:ascii="Times New Roman" w:hAnsi="Times New Roman" w:cs="Times New Roman"/>
        </w:rPr>
        <w:t>grow</w:t>
      </w:r>
      <w:r w:rsidRPr="00D476DE" w:rsidR="00320E54">
        <w:rPr>
          <w:rFonts w:ascii="Times New Roman" w:hAnsi="Times New Roman" w:cs="Times New Roman"/>
        </w:rPr>
        <w:t xml:space="preserve"> significantly in Nigeria and Ghana in FY’26</w:t>
      </w:r>
      <w:r w:rsidRPr="00D476DE" w:rsidR="00405571">
        <w:rPr>
          <w:rFonts w:ascii="Times New Roman" w:hAnsi="Times New Roman" w:cs="Times New Roman"/>
        </w:rPr>
        <w:t xml:space="preserve"> with slight revenue attrition in South Africa when exhibits </w:t>
      </w:r>
      <w:r w:rsidRPr="00D476DE" w:rsidR="0062071A">
        <w:rPr>
          <w:rFonts w:ascii="Times New Roman" w:hAnsi="Times New Roman" w:cs="Times New Roman"/>
        </w:rPr>
        <w:t>4 and 5 are contrasted against one another.</w:t>
      </w:r>
    </w:p>
    <w:p w:rsidRPr="002B73DB" w:rsidR="00A53CA7" w:rsidP="50B8BFE5" w:rsidRDefault="00A53CA7" w14:paraId="6DF30EEF" w14:textId="77777777">
      <w:pPr>
        <w:spacing w:after="100"/>
        <w:rPr>
          <w:rFonts w:ascii="Times New Roman" w:hAnsi="Times New Roman" w:cs="Times New Roman"/>
        </w:rPr>
      </w:pPr>
    </w:p>
    <w:p w:rsidRPr="002B73DB" w:rsidR="00A53CA7" w:rsidP="50B8BFE5" w:rsidRDefault="00FC2BDE" w14:paraId="2090D785" w14:textId="671604A7">
      <w:pPr>
        <w:spacing w:after="80"/>
        <w:rPr>
          <w:rFonts w:ascii="Times New Roman" w:hAnsi="Times New Roman" w:cs="Times New Roman"/>
        </w:rPr>
      </w:pPr>
      <w:r w:rsidRPr="002B73DB">
        <w:rPr>
          <w:rFonts w:ascii="Times New Roman" w:hAnsi="Times New Roman" w:cs="Times New Roman"/>
          <w:b/>
          <w:bCs/>
        </w:rPr>
        <w:t xml:space="preserve">Thesis 2: </w:t>
      </w:r>
      <w:r w:rsidRPr="002B73DB" w:rsidR="001F07AA">
        <w:rPr>
          <w:rFonts w:ascii="Times New Roman" w:hAnsi="Times New Roman" w:cs="Times New Roman"/>
          <w:b/>
          <w:bCs/>
        </w:rPr>
        <w:t>Vertical Integration Will Improve Gross Margins and Widen Its Moat</w:t>
      </w:r>
    </w:p>
    <w:p w:rsidRPr="002B73DB" w:rsidR="00A53CA7" w:rsidP="50B8BFE5" w:rsidRDefault="00FC2BDE" w14:paraId="6FA8C3FC" w14:textId="3FFB8453">
      <w:pPr>
        <w:spacing w:after="80"/>
        <w:rPr>
          <w:rFonts w:ascii="Times New Roman" w:hAnsi="Times New Roman" w:cs="Times New Roman"/>
        </w:rPr>
      </w:pPr>
      <w:r w:rsidRPr="002B73DB">
        <w:rPr>
          <w:rFonts w:ascii="Times New Roman" w:hAnsi="Times New Roman" w:cs="Times New Roman"/>
        </w:rPr>
        <w:t xml:space="preserve">MTN's $6.2 billion acquisition of IHS Towers </w:t>
      </w:r>
      <w:r w:rsidRPr="002B73DB" w:rsidR="2F1F9CAB">
        <w:rPr>
          <w:rFonts w:ascii="Times New Roman" w:hAnsi="Times New Roman" w:cs="Times New Roman"/>
        </w:rPr>
        <w:t xml:space="preserve">was </w:t>
      </w:r>
      <w:r w:rsidRPr="002B73DB" w:rsidR="1DBEBA2D">
        <w:rPr>
          <w:rFonts w:ascii="Times New Roman" w:hAnsi="Times New Roman" w:cs="Times New Roman"/>
        </w:rPr>
        <w:t>a</w:t>
      </w:r>
      <w:r w:rsidRPr="002B73DB">
        <w:rPr>
          <w:rFonts w:ascii="Times New Roman" w:hAnsi="Times New Roman" w:cs="Times New Roman"/>
        </w:rPr>
        <w:t xml:space="preserve"> strategically important transaction</w:t>
      </w:r>
      <w:r w:rsidRPr="002B73DB" w:rsidR="1FBADF13">
        <w:rPr>
          <w:rFonts w:ascii="Times New Roman" w:hAnsi="Times New Roman" w:cs="Times New Roman"/>
        </w:rPr>
        <w:t xml:space="preserve"> for MTN</w:t>
      </w:r>
      <w:r w:rsidRPr="002B73DB">
        <w:rPr>
          <w:rFonts w:ascii="Times New Roman" w:hAnsi="Times New Roman" w:cs="Times New Roman"/>
        </w:rPr>
        <w:t>. Prior to the acquisition, tower lease costs were the single largest line item in MTN's cost structur</w:t>
      </w:r>
      <w:r w:rsidR="001A481A">
        <w:rPr>
          <w:rFonts w:ascii="Times New Roman" w:hAnsi="Times New Roman" w:cs="Times New Roman"/>
        </w:rPr>
        <w:t>e</w:t>
      </w:r>
      <w:r w:rsidRPr="002B73DB">
        <w:rPr>
          <w:rFonts w:ascii="Times New Roman" w:hAnsi="Times New Roman" w:cs="Times New Roman"/>
        </w:rPr>
        <w:t>. Post-acquisition, that cash stays inside MTN. Additionally, competitors now pay MTN to access those 40,000 towers, converting what was an operating expense into a revenue stream. This is a fundamental cost-to-revenue flip that consensus models have not fully priced in.</w:t>
      </w:r>
    </w:p>
    <w:p w:rsidRPr="002B73DB" w:rsidR="00A53CA7" w:rsidP="50B8BFE5" w:rsidRDefault="00A53CA7" w14:paraId="38737D01" w14:textId="77777777">
      <w:pPr>
        <w:spacing w:after="100"/>
        <w:rPr>
          <w:rFonts w:ascii="Times New Roman" w:hAnsi="Times New Roman" w:cs="Times New Roman"/>
        </w:rPr>
      </w:pPr>
    </w:p>
    <w:p w:rsidRPr="002B73DB" w:rsidR="00A53CA7" w:rsidP="50B8BFE5" w:rsidRDefault="00FC2BDE" w14:paraId="418F5CEA" w14:textId="6806AF28">
      <w:pPr>
        <w:spacing w:after="80"/>
        <w:rPr>
          <w:rFonts w:ascii="Times New Roman" w:hAnsi="Times New Roman" w:cs="Times New Roman"/>
        </w:rPr>
      </w:pPr>
      <w:r w:rsidRPr="002B73DB">
        <w:rPr>
          <w:rFonts w:ascii="Times New Roman" w:hAnsi="Times New Roman" w:cs="Times New Roman"/>
        </w:rPr>
        <w:t xml:space="preserve">Bayobab creates a second layer of infrastructure moat. </w:t>
      </w:r>
      <w:r w:rsidRPr="6B7E5FD6" w:rsidR="357C1E13">
        <w:rPr>
          <w:rFonts w:ascii="Times New Roman" w:hAnsi="Times New Roman" w:cs="Times New Roman"/>
        </w:rPr>
        <w:t>It</w:t>
      </w:r>
      <w:r w:rsidRPr="6B7E5FD6" w:rsidR="485F14DE">
        <w:rPr>
          <w:rFonts w:ascii="Times New Roman" w:hAnsi="Times New Roman" w:cs="Times New Roman"/>
        </w:rPr>
        <w:t>s</w:t>
      </w:r>
      <w:r w:rsidRPr="002B73DB">
        <w:rPr>
          <w:rFonts w:ascii="Times New Roman" w:hAnsi="Times New Roman" w:cs="Times New Roman"/>
        </w:rPr>
        <w:t xml:space="preserve"> 2Africa subsea cable is the world's longest, and its 16,500 km of terrestrial fiber connects 12 landlocked African countries coast to coast. With 41.2% fiber revenue growth in 2025 and positioning as the preferred infrastructure partner for hyperscalers (Microsoft, Google) seeking to deploy AI-enabled data centers in Africa, Bayobab has structural separation potential that could unlock a re-rating to a pure-play infrastructure multiple.</w:t>
      </w:r>
    </w:p>
    <w:p w:rsidRPr="002B73DB" w:rsidR="00A53CA7" w:rsidP="50B8BFE5" w:rsidRDefault="00A53CA7" w14:paraId="33EC56C6" w14:textId="77777777">
      <w:pPr>
        <w:spacing w:after="100"/>
        <w:rPr>
          <w:rFonts w:ascii="Times New Roman" w:hAnsi="Times New Roman" w:cs="Times New Roman"/>
        </w:rPr>
      </w:pPr>
    </w:p>
    <w:p w:rsidR="006559E6" w:rsidP="50B8BFE5" w:rsidRDefault="00FC2BDE" w14:paraId="3CC4EC28" w14:textId="2712A78F">
      <w:pPr>
        <w:spacing w:after="80"/>
        <w:rPr>
          <w:rFonts w:ascii="Times New Roman" w:hAnsi="Times New Roman" w:cs="Times New Roman"/>
        </w:rPr>
      </w:pPr>
      <w:r w:rsidRPr="002B73DB">
        <w:rPr>
          <w:rFonts w:ascii="Times New Roman" w:hAnsi="Times New Roman" w:cs="Times New Roman"/>
        </w:rPr>
        <w:t>Together, IHS tower ownership and Bayobab fiber create 40,000 towers and 127,000+ km of network infrastructure that simply cannot be replicated by any competitor at any reasonable cost. Airtel Africa, MTN's closest pan-African competitor, deployed materially less capex (R20.8 billion by MTN in H1 2025 alone) and carries 2.16x debt-to-equity versus MTN's 0.86x. The competitive gap is widening.</w:t>
      </w:r>
    </w:p>
    <w:p w:rsidR="004936A8" w:rsidP="50B8BFE5" w:rsidRDefault="004936A8" w14:paraId="1F3C4673" w14:textId="77777777">
      <w:pPr>
        <w:spacing w:after="80"/>
        <w:rPr>
          <w:rFonts w:ascii="Times New Roman" w:hAnsi="Times New Roman" w:cs="Times New Roman"/>
        </w:rPr>
      </w:pPr>
    </w:p>
    <w:p w:rsidRPr="00262A01" w:rsidR="00316E11" w:rsidP="50B8BFE5" w:rsidRDefault="00FC2BDE" w14:paraId="3282B82E" w14:textId="66A9DD0E">
      <w:pPr>
        <w:spacing w:after="80"/>
        <w:rPr>
          <w:rFonts w:ascii="Times New Roman" w:hAnsi="Times New Roman" w:cs="Times New Roman"/>
        </w:rPr>
      </w:pPr>
      <w:r w:rsidRPr="002B73DB">
        <w:rPr>
          <w:rFonts w:ascii="Times New Roman" w:hAnsi="Times New Roman" w:cs="Times New Roman"/>
          <w:b/>
          <w:bCs/>
        </w:rPr>
        <w:t xml:space="preserve">Thesis 3: </w:t>
      </w:r>
      <w:r w:rsidRPr="617490A4" w:rsidR="38B4A825">
        <w:rPr>
          <w:rFonts w:ascii="Times New Roman" w:hAnsi="Times New Roman" w:cs="Times New Roman"/>
          <w:b/>
          <w:bCs/>
        </w:rPr>
        <w:t xml:space="preserve">MTN </w:t>
      </w:r>
      <w:r w:rsidRPr="002B73DB" w:rsidR="00316E11">
        <w:rPr>
          <w:rFonts w:ascii="Times New Roman" w:hAnsi="Times New Roman" w:cs="Times New Roman"/>
          <w:b/>
          <w:bCs/>
        </w:rPr>
        <w:t>Is Well-Positioned to Benefit from African Data Center Growth</w:t>
      </w:r>
    </w:p>
    <w:p w:rsidRPr="002B73DB" w:rsidR="00705DA2" w:rsidP="00705DA2" w:rsidRDefault="00705DA2" w14:paraId="0E3A601D" w14:textId="405B1DCF">
      <w:pPr>
        <w:spacing w:after="100"/>
        <w:rPr>
          <w:rFonts w:ascii="Times New Roman" w:hAnsi="Times New Roman" w:cs="Times New Roman"/>
        </w:rPr>
      </w:pPr>
      <w:r w:rsidRPr="002B73DB">
        <w:rPr>
          <w:rFonts w:ascii="Times New Roman" w:hAnsi="Times New Roman" w:cs="Times New Roman"/>
        </w:rPr>
        <w:t xml:space="preserve">Bayobab gives </w:t>
      </w:r>
      <w:r w:rsidR="00B716CC">
        <w:rPr>
          <w:rFonts w:ascii="Times New Roman" w:hAnsi="Times New Roman" w:cs="Times New Roman"/>
        </w:rPr>
        <w:t>MTN</w:t>
      </w:r>
      <w:r w:rsidRPr="002B73DB">
        <w:rPr>
          <w:rFonts w:ascii="Times New Roman" w:hAnsi="Times New Roman" w:cs="Times New Roman"/>
        </w:rPr>
        <w:t xml:space="preserve"> a structural head start in the data center race. Most data center operators must negotiate connectivity to backbone infrastructure; MTN already owns it. This vertical integration means MTN can offer hyperscalers and enterprise clients a bundled colocation-plus-connectivity product that no standalone African data center operator can match.</w:t>
      </w:r>
    </w:p>
    <w:p w:rsidRPr="002B73DB" w:rsidR="00705DA2" w:rsidP="00705DA2" w:rsidRDefault="00705DA2" w14:paraId="7085F766" w14:textId="52AD1EB6">
      <w:pPr>
        <w:spacing w:after="100"/>
        <w:rPr>
          <w:rFonts w:ascii="Times New Roman" w:hAnsi="Times New Roman" w:cs="Times New Roman"/>
        </w:rPr>
      </w:pPr>
      <w:r w:rsidRPr="002B73DB">
        <w:rPr>
          <w:rFonts w:ascii="Times New Roman" w:hAnsi="Times New Roman" w:cs="Times New Roman"/>
        </w:rPr>
        <w:t>Demand tailwinds are compounding from multiple directions simultaneously. African governments are enacting data localization laws that force companies to store data within national borders, creating captive demand for in-country facilities. At the same time, global hyperscalers</w:t>
      </w:r>
      <w:r w:rsidR="00EF18A3">
        <w:rPr>
          <w:rFonts w:ascii="Times New Roman" w:hAnsi="Times New Roman" w:cs="Times New Roman"/>
        </w:rPr>
        <w:t xml:space="preserve"> </w:t>
      </w:r>
      <w:r w:rsidRPr="002B73DB">
        <w:rPr>
          <w:rFonts w:ascii="Times New Roman" w:hAnsi="Times New Roman" w:cs="Times New Roman"/>
        </w:rPr>
        <w:t xml:space="preserve">are accelerating African cloud expansion and need local colocation partners with licensed, multi-market presence. MTN, operating across </w:t>
      </w:r>
      <w:r w:rsidRPr="6304B446" w:rsidR="2B090892">
        <w:rPr>
          <w:rFonts w:ascii="Times New Roman" w:hAnsi="Times New Roman" w:cs="Times New Roman"/>
        </w:rPr>
        <w:t>1</w:t>
      </w:r>
      <w:r w:rsidRPr="6304B446" w:rsidR="1AB0CC93">
        <w:rPr>
          <w:rFonts w:ascii="Times New Roman" w:hAnsi="Times New Roman" w:cs="Times New Roman"/>
        </w:rPr>
        <w:t>6</w:t>
      </w:r>
      <w:r w:rsidRPr="002B73DB">
        <w:rPr>
          <w:rFonts w:ascii="Times New Roman" w:hAnsi="Times New Roman" w:cs="Times New Roman"/>
        </w:rPr>
        <w:t xml:space="preserve"> markets, is the only operator positioned to serve that demand at a pan-African scale.</w:t>
      </w:r>
    </w:p>
    <w:p w:rsidRPr="002B73DB" w:rsidR="00A53CA7" w:rsidP="00705DA2" w:rsidRDefault="00705DA2" w14:paraId="674CC84E" w14:textId="18E71798">
      <w:pPr>
        <w:spacing w:after="100"/>
        <w:rPr>
          <w:rFonts w:ascii="Times New Roman" w:hAnsi="Times New Roman" w:cs="Times New Roman"/>
        </w:rPr>
      </w:pPr>
      <w:r w:rsidRPr="002B73DB">
        <w:rPr>
          <w:rFonts w:ascii="Times New Roman" w:hAnsi="Times New Roman" w:cs="Times New Roman"/>
        </w:rPr>
        <w:t>Building data centers in Africa is operationally hard</w:t>
      </w:r>
      <w:r w:rsidR="00EF18A3">
        <w:rPr>
          <w:rFonts w:ascii="Times New Roman" w:hAnsi="Times New Roman" w:cs="Times New Roman"/>
        </w:rPr>
        <w:t xml:space="preserve">, </w:t>
      </w:r>
      <w:r w:rsidRPr="002B73DB">
        <w:rPr>
          <w:rFonts w:ascii="Times New Roman" w:hAnsi="Times New Roman" w:cs="Times New Roman"/>
        </w:rPr>
        <w:t>it requires reliable power, physical security, fiber connectivity, and regulatory relationships in each market. MTN already possesses all of these as byproducts of running a pan-African telecom, making the incremental capex lower than it would be for a greenfield entrant. This creates a durable structural barrier that a standalone data center competitor would struggle to replicate.</w:t>
      </w:r>
    </w:p>
    <w:p w:rsidRPr="002B73DB" w:rsidR="00A53CA7" w:rsidRDefault="00FC2BDE" w14:paraId="07AD4B94" w14:textId="77777777">
      <w:pPr>
        <w:pStyle w:val="Heading1"/>
        <w:rPr>
          <w:rFonts w:ascii="Times New Roman" w:hAnsi="Times New Roman" w:cs="Times New Roman"/>
        </w:rPr>
      </w:pPr>
      <w:r w:rsidRPr="002B73DB">
        <w:rPr>
          <w:rFonts w:ascii="Times New Roman" w:hAnsi="Times New Roman" w:cs="Times New Roman"/>
          <w:sz w:val="28"/>
          <w:szCs w:val="28"/>
        </w:rPr>
        <w:t>Competitive Positioning</w:t>
      </w:r>
    </w:p>
    <w:p w:rsidRPr="002B73DB" w:rsidR="00A53CA7" w:rsidRDefault="00FC2BDE" w14:paraId="1E392E2E" w14:textId="77777777">
      <w:pPr>
        <w:pStyle w:val="Heading2"/>
        <w:rPr>
          <w:rFonts w:ascii="Times New Roman" w:hAnsi="Times New Roman" w:cs="Times New Roman"/>
        </w:rPr>
      </w:pPr>
      <w:r w:rsidRPr="002B73DB">
        <w:rPr>
          <w:rFonts w:ascii="Times New Roman" w:hAnsi="Times New Roman" w:cs="Times New Roman"/>
          <w:sz w:val="24"/>
          <w:szCs w:val="24"/>
        </w:rPr>
        <w:t>Market</w:t>
      </w:r>
    </w:p>
    <w:p w:rsidR="00453956" w:rsidP="00262A01" w:rsidRDefault="00FC2BDE" w14:paraId="20E79338" w14:textId="4AA99204">
      <w:pPr>
        <w:spacing w:after="80"/>
        <w:rPr>
          <w:rFonts w:ascii="Times New Roman" w:hAnsi="Times New Roman" w:cs="Times New Roman"/>
        </w:rPr>
      </w:pPr>
      <w:r w:rsidRPr="002B73DB">
        <w:rPr>
          <w:rFonts w:ascii="Times New Roman" w:hAnsi="Times New Roman" w:cs="Times New Roman"/>
        </w:rPr>
        <w:t>MTN operates across 16 markets in a competitive landscape defined by a small number of pan-African operators and several strong regional players. The primary competitors are Airtel Africa, Vodacom Group, Safaricom, Itissalat Al-Maghrib (Maroc Telecom), and Emirates Telecom Group (e&amp;). MTN holds the #1 subscriber position in Nigeria, Ghana, Uganda, and 10 additional markets.</w:t>
      </w:r>
    </w:p>
    <w:p w:rsidR="00262A01" w:rsidP="00262A01" w:rsidRDefault="00FC2BDE" w14:paraId="53D51A54" w14:textId="47DCF2D9">
      <w:pPr>
        <w:spacing w:after="80"/>
        <w:rPr>
          <w:rFonts w:ascii="Times New Roman" w:hAnsi="Times New Roman" w:cs="Times New Roman"/>
        </w:rPr>
      </w:pPr>
      <w:r w:rsidRPr="002B73DB">
        <w:rPr>
          <w:rFonts w:ascii="Times New Roman" w:hAnsi="Times New Roman" w:cs="Times New Roman"/>
        </w:rPr>
        <w:t>The structural dynamics of African telecoms strongly favor incumbents. Government-issued spectrum licenses and operating rights are finite and non-transferable, creating a legally constrained competitive environment. Capital requirements for tower and fiber infrastructure are prohibitively high for new entrants. MTN's completion of the IHS acquisition and fiber expansion further entrench its infrastructure advantage.</w:t>
      </w:r>
    </w:p>
    <w:p w:rsidR="00C239E4" w:rsidP="00262A01" w:rsidRDefault="00C239E4" w14:paraId="3FF67BE0" w14:textId="77777777">
      <w:pPr>
        <w:spacing w:after="80"/>
        <w:rPr>
          <w:rFonts w:ascii="Times New Roman" w:hAnsi="Times New Roman" w:cs="Times New Roman"/>
        </w:rPr>
      </w:pPr>
    </w:p>
    <w:p w:rsidRPr="00262A01" w:rsidR="00A53CA7" w:rsidP="00262A01" w:rsidRDefault="00FC2BDE" w14:paraId="7A3D0214" w14:textId="5CA22793">
      <w:pPr>
        <w:spacing w:after="80"/>
        <w:rPr>
          <w:rFonts w:ascii="Times New Roman" w:hAnsi="Times New Roman" w:cs="Times New Roman"/>
          <w:b/>
          <w:bCs/>
        </w:rPr>
      </w:pPr>
      <w:r w:rsidRPr="00262A01">
        <w:rPr>
          <w:rFonts w:ascii="Times New Roman" w:hAnsi="Times New Roman" w:cs="Times New Roman"/>
          <w:b/>
          <w:bCs/>
          <w:sz w:val="24"/>
          <w:szCs w:val="24"/>
        </w:rPr>
        <w:t>Management</w:t>
      </w:r>
    </w:p>
    <w:p w:rsidRPr="002B73DB" w:rsidR="00A53CA7" w:rsidRDefault="00FC2BDE" w14:paraId="50CE765A" w14:textId="4C86EBEC">
      <w:pPr>
        <w:spacing w:after="80"/>
        <w:rPr>
          <w:rFonts w:ascii="Times New Roman" w:hAnsi="Times New Roman" w:cs="Times New Roman"/>
        </w:rPr>
      </w:pPr>
      <w:r w:rsidRPr="002B73DB">
        <w:rPr>
          <w:rFonts w:ascii="Times New Roman" w:hAnsi="Times New Roman" w:cs="Times New Roman"/>
        </w:rPr>
        <w:t>MTN is led by President and CEO Ralph Mupita, who has been guiding the company's strategic transformation toward the Ambition 2030 platform model. Under Mupita's leadership, MTN has accelerated its fintech investments, executed the IHS acquisition, restructured Bayobab as a standalone infrastructure entity, exited the Middle East, and initiated a capital return program including a ~45% dividend increase and ongoing buybacks.</w:t>
      </w:r>
    </w:p>
    <w:p w:rsidRPr="002B73DB" w:rsidR="00A53CA7" w:rsidRDefault="5856C452" w14:paraId="4EA54AE5" w14:textId="3BB5B19D">
      <w:pPr>
        <w:spacing w:after="100"/>
      </w:pPr>
    </w:p>
    <w:p w:rsidR="00453956" w:rsidP="72FF74B3" w:rsidRDefault="00453956" w14:paraId="71625EAF" w14:textId="41693958">
      <w:pPr>
        <w:spacing w:after="80"/>
        <w:rPr>
          <w:rFonts w:ascii="Times New Roman" w:hAnsi="Times New Roman" w:cs="Times New Roman"/>
        </w:rPr>
      </w:pPr>
      <w:r w:rsidRPr="72FF74B3" w:rsidR="00FC2BDE">
        <w:rPr>
          <w:rFonts w:ascii="Times New Roman" w:hAnsi="Times New Roman" w:cs="Times New Roman"/>
        </w:rPr>
        <w:t>Mupita has publicly committed to shifting MTN's strategic center toward fintech and digital infrastructure, framing the two higher-margin platforms as the primary value-creation levers over the next five years. Management has demonstrated both strategic clarity and execution discipline in navigating the Nigeria FX headwinds without compromising the long-term investment thesis.</w:t>
      </w:r>
    </w:p>
    <w:p w:rsidRPr="002B73DB" w:rsidR="00A53CA7" w:rsidRDefault="00FC2BDE" w14:paraId="53114F93" w14:textId="1735F832">
      <w:pPr>
        <w:pStyle w:val="Heading2"/>
        <w:rPr>
          <w:rFonts w:ascii="Times New Roman" w:hAnsi="Times New Roman" w:cs="Times New Roman"/>
          <w:sz w:val="24"/>
          <w:szCs w:val="24"/>
        </w:rPr>
      </w:pPr>
      <w:r w:rsidRPr="002B73DB">
        <w:rPr>
          <w:rFonts w:ascii="Times New Roman" w:hAnsi="Times New Roman" w:cs="Times New Roman"/>
          <w:sz w:val="24"/>
          <w:szCs w:val="24"/>
        </w:rPr>
        <w:t>Moat</w:t>
      </w:r>
    </w:p>
    <w:p w:rsidRPr="002B73DB" w:rsidR="00A53CA7" w:rsidRDefault="00FC2BDE" w14:paraId="5A26AA1F" w14:textId="77777777">
      <w:pPr>
        <w:spacing w:after="80"/>
        <w:rPr>
          <w:rFonts w:ascii="Times New Roman" w:hAnsi="Times New Roman" w:cs="Times New Roman"/>
        </w:rPr>
      </w:pPr>
      <w:r w:rsidRPr="002B73DB">
        <w:rPr>
          <w:rFonts w:ascii="Times New Roman" w:hAnsi="Times New Roman" w:cs="Times New Roman"/>
        </w:rPr>
        <w:t>MTN's competitive moat rests on four structural advantages that are difficult for any competitor to replicate or neutralize:</w:t>
      </w:r>
    </w:p>
    <w:p w:rsidRPr="002B73DB" w:rsidR="00A53CA7" w:rsidRDefault="00FC2BDE" w14:paraId="18593A6F" w14:textId="1C90A626">
      <w:pPr>
        <w:pStyle w:val="ListParagraph"/>
        <w:numPr>
          <w:ilvl w:val="0"/>
          <w:numId w:val="2"/>
        </w:numPr>
        <w:spacing w:after="60"/>
        <w:rPr>
          <w:rFonts w:ascii="Times New Roman" w:hAnsi="Times New Roman" w:cs="Times New Roman"/>
        </w:rPr>
      </w:pPr>
      <w:r w:rsidRPr="002B73DB">
        <w:rPr>
          <w:rFonts w:ascii="Times New Roman" w:hAnsi="Times New Roman" w:cs="Times New Roman"/>
        </w:rPr>
        <w:t>Pan-African Infrastructure: 127,000+ km of fiber, 40,000 towers post-IHS acquisition, and 30+ years of government-issued spectrum licenses across 16 sovereign markets. The capital required to replicate this physical infrastructure is effectively prohibitive</w:t>
      </w:r>
      <w:r w:rsidR="00075370">
        <w:rPr>
          <w:rFonts w:ascii="Times New Roman" w:hAnsi="Times New Roman" w:cs="Times New Roman"/>
        </w:rPr>
        <w:t>,</w:t>
      </w:r>
      <w:r w:rsidRPr="002B73DB">
        <w:rPr>
          <w:rFonts w:ascii="Times New Roman" w:hAnsi="Times New Roman" w:cs="Times New Roman"/>
        </w:rPr>
        <w:t xml:space="preserve"> MTN spent R20.8 billion on capex in H1 2025 alone.</w:t>
      </w:r>
    </w:p>
    <w:p w:rsidRPr="002B73DB" w:rsidR="00A53CA7" w:rsidRDefault="00FC2BDE" w14:paraId="32237FA1" w14:textId="086B457A">
      <w:pPr>
        <w:pStyle w:val="ListParagraph"/>
        <w:numPr>
          <w:ilvl w:val="0"/>
          <w:numId w:val="2"/>
        </w:numPr>
        <w:spacing w:after="60"/>
        <w:rPr>
          <w:rFonts w:ascii="Times New Roman" w:hAnsi="Times New Roman" w:cs="Times New Roman"/>
        </w:rPr>
      </w:pPr>
      <w:r w:rsidRPr="002B73DB">
        <w:rPr>
          <w:rFonts w:ascii="Times New Roman" w:hAnsi="Times New Roman" w:cs="Times New Roman"/>
        </w:rPr>
        <w:t xml:space="preserve">300M Subscriber Network Effects: MTN is the only pan-African operator at scale. Network effects compound as more subscribers </w:t>
      </w:r>
      <w:bookmarkStart w:name="_Int_Qnt7RIk9" w:id="1"/>
      <w:r w:rsidRPr="002B73DB">
        <w:rPr>
          <w:rFonts w:ascii="Times New Roman" w:hAnsi="Times New Roman" w:cs="Times New Roman"/>
        </w:rPr>
        <w:t>attract</w:t>
      </w:r>
      <w:bookmarkEnd w:id="1"/>
      <w:r w:rsidRPr="002B73DB">
        <w:rPr>
          <w:rFonts w:ascii="Times New Roman" w:hAnsi="Times New Roman" w:cs="Times New Roman"/>
        </w:rPr>
        <w:t xml:space="preserve"> more agents, which attract more merchants, which increase MoMo utility for all users. </w:t>
      </w:r>
    </w:p>
    <w:p w:rsidRPr="002B73DB" w:rsidR="00A53CA7" w:rsidRDefault="00FC2BDE" w14:paraId="16E40C06" w14:textId="4EEC0C54">
      <w:pPr>
        <w:pStyle w:val="ListParagraph"/>
        <w:numPr>
          <w:ilvl w:val="0"/>
          <w:numId w:val="2"/>
        </w:numPr>
        <w:spacing w:after="60"/>
        <w:rPr>
          <w:rFonts w:ascii="Times New Roman" w:hAnsi="Times New Roman" w:cs="Times New Roman"/>
        </w:rPr>
      </w:pPr>
      <w:r w:rsidRPr="002B73DB">
        <w:rPr>
          <w:rFonts w:ascii="Times New Roman" w:hAnsi="Times New Roman" w:cs="Times New Roman"/>
        </w:rPr>
        <w:t>MoMo Financial Ecosystem: $342 billion in annualized transaction value, 63.2 million MAUs, and 1.3 million active cash-in/cash-out agents constitute a financial services network that cannot be quickly replicated. The Mastercard partnership extends MoMo's utility to the global card economy.</w:t>
      </w:r>
    </w:p>
    <w:p w:rsidRPr="002B73DB" w:rsidR="00A53CA7" w:rsidP="004936A8" w:rsidRDefault="00FC2BDE" w14:paraId="3CB90B16" w14:textId="21B9A788">
      <w:pPr>
        <w:pStyle w:val="ListParagraph"/>
        <w:numPr>
          <w:ilvl w:val="0"/>
          <w:numId w:val="2"/>
        </w:numPr>
        <w:spacing w:after="60"/>
        <w:rPr>
          <w:rFonts w:ascii="Times New Roman" w:hAnsi="Times New Roman" w:cs="Times New Roman"/>
        </w:rPr>
      </w:pPr>
      <w:r w:rsidRPr="002B73DB">
        <w:rPr>
          <w:rFonts w:ascii="Times New Roman" w:hAnsi="Times New Roman" w:cs="Times New Roman"/>
        </w:rPr>
        <w:t>Regulatory Position and Government Relationships 16 non-transferable sovereign operating licenses, deep entrenchment in national data sovereignty infrastructure, and a track record of successfully resolving regulatory disputes (NCC fine, FX controls, pricing reviews) create a durable institutional advantage.</w:t>
      </w:r>
    </w:p>
    <w:p w:rsidRPr="002B73DB" w:rsidR="00A53CA7" w:rsidRDefault="00FC2BDE" w14:paraId="21EB0F67" w14:textId="77777777">
      <w:pPr>
        <w:pStyle w:val="Heading2"/>
        <w:rPr>
          <w:rFonts w:ascii="Times New Roman" w:hAnsi="Times New Roman" w:cs="Times New Roman"/>
        </w:rPr>
      </w:pPr>
      <w:r w:rsidRPr="002B73DB">
        <w:rPr>
          <w:rFonts w:ascii="Times New Roman" w:hAnsi="Times New Roman" w:cs="Times New Roman"/>
          <w:sz w:val="24"/>
          <w:szCs w:val="24"/>
        </w:rPr>
        <w:t>Margin of Safety</w:t>
      </w:r>
    </w:p>
    <w:p w:rsidRPr="002B73DB" w:rsidR="00A53CA7" w:rsidP="00C239E4" w:rsidRDefault="00FC2BDE" w14:paraId="02E66C63" w14:textId="59D7FB8F">
      <w:pPr>
        <w:spacing w:after="80"/>
        <w:rPr>
          <w:rFonts w:ascii="Times New Roman" w:hAnsi="Times New Roman" w:cs="Times New Roman"/>
        </w:rPr>
      </w:pPr>
      <w:r w:rsidRPr="002B73DB">
        <w:rPr>
          <w:rFonts w:ascii="Times New Roman" w:hAnsi="Times New Roman" w:cs="Times New Roman"/>
        </w:rPr>
        <w:t xml:space="preserve">MTN's margin of safety is grounded in the combination of an already-large and growing infrastructure moat, a proven fintech platform at the inflection point of its monetization curve, and a valuation that prices the stock as if Nigeria's FX losses are permanent rather than transitional. </w:t>
      </w:r>
      <w:r w:rsidRPr="617490A4" w:rsidR="15FBC19D">
        <w:rPr>
          <w:rFonts w:ascii="Times New Roman" w:hAnsi="Times New Roman" w:cs="Times New Roman"/>
        </w:rPr>
        <w:t>As our comparable company analysis demonstrates below, MTN</w:t>
      </w:r>
      <w:r w:rsidRPr="617490A4" w:rsidR="799E6C3C">
        <w:rPr>
          <w:rFonts w:ascii="Times New Roman" w:hAnsi="Times New Roman" w:cs="Times New Roman"/>
        </w:rPr>
        <w:t xml:space="preserve"> </w:t>
      </w:r>
      <w:r w:rsidRPr="617490A4" w:rsidR="4DABC8B2">
        <w:rPr>
          <w:rFonts w:ascii="Times New Roman" w:hAnsi="Times New Roman" w:cs="Times New Roman"/>
        </w:rPr>
        <w:t>trades at a</w:t>
      </w:r>
      <w:r w:rsidRPr="002B73DB">
        <w:rPr>
          <w:rFonts w:ascii="Times New Roman" w:hAnsi="Times New Roman" w:cs="Times New Roman"/>
        </w:rPr>
        <w:t xml:space="preserve"> 33% discount to forward P/E peers, 33% discount to P/FCF peers, and PEG ratio of 0.56 relative to a peer average of 1.09</w:t>
      </w:r>
      <w:r w:rsidRPr="6304B446" w:rsidR="6E0F4541">
        <w:rPr>
          <w:rFonts w:ascii="Times New Roman" w:hAnsi="Times New Roman" w:cs="Times New Roman"/>
        </w:rPr>
        <w:t>,</w:t>
      </w:r>
      <w:r w:rsidRPr="002B73DB">
        <w:rPr>
          <w:rFonts w:ascii="Times New Roman" w:hAnsi="Times New Roman" w:cs="Times New Roman"/>
        </w:rPr>
        <w:t xml:space="preserve"> all </w:t>
      </w:r>
      <w:r w:rsidRPr="6304B446" w:rsidR="7BAF7B09">
        <w:rPr>
          <w:rFonts w:ascii="Times New Roman" w:hAnsi="Times New Roman" w:cs="Times New Roman"/>
        </w:rPr>
        <w:t>metrics</w:t>
      </w:r>
      <w:r w:rsidRPr="6304B446" w:rsidR="799E6C3C">
        <w:rPr>
          <w:rFonts w:ascii="Times New Roman" w:hAnsi="Times New Roman" w:cs="Times New Roman"/>
        </w:rPr>
        <w:t xml:space="preserve"> reflect</w:t>
      </w:r>
      <w:r w:rsidRPr="6304B446" w:rsidR="059291D0">
        <w:rPr>
          <w:rFonts w:ascii="Times New Roman" w:hAnsi="Times New Roman" w:cs="Times New Roman"/>
        </w:rPr>
        <w:t>ing</w:t>
      </w:r>
      <w:r w:rsidRPr="002B73DB">
        <w:rPr>
          <w:rFonts w:ascii="Times New Roman" w:hAnsi="Times New Roman" w:cs="Times New Roman"/>
        </w:rPr>
        <w:t xml:space="preserve"> a market still assigning excessive weight to one-time accounting losses.</w:t>
      </w:r>
    </w:p>
    <w:p w:rsidRPr="004936A8" w:rsidR="00950B9C" w:rsidP="004936A8" w:rsidRDefault="00FC2BDE" w14:paraId="109B6AAD" w14:textId="4B7E54F9">
      <w:pPr>
        <w:spacing w:after="80"/>
        <w:rPr>
          <w:rFonts w:ascii="Times New Roman" w:hAnsi="Times New Roman" w:cs="Times New Roman"/>
        </w:rPr>
      </w:pPr>
      <w:r w:rsidRPr="002B73DB">
        <w:rPr>
          <w:rFonts w:ascii="Times New Roman" w:hAnsi="Times New Roman" w:cs="Times New Roman"/>
        </w:rPr>
        <w:t>Additionally, MTN's Ambition 2030 strategy creates multiple independent value-creation pathways such that the investment thesis does not depend on any single catalyst. Downside is further protected by the high barriers to competitive entry in each of MTN's core markets.</w:t>
      </w:r>
    </w:p>
    <w:p w:rsidRPr="002B73DB" w:rsidR="00A53CA7" w:rsidRDefault="00FC2BDE" w14:paraId="2EA0D1F5" w14:textId="4F948ABE">
      <w:pPr>
        <w:pStyle w:val="Heading1"/>
        <w:rPr>
          <w:rFonts w:ascii="Times New Roman" w:hAnsi="Times New Roman" w:cs="Times New Roman"/>
        </w:rPr>
      </w:pPr>
      <w:r w:rsidRPr="002B73DB">
        <w:rPr>
          <w:rFonts w:ascii="Times New Roman" w:hAnsi="Times New Roman" w:cs="Times New Roman"/>
          <w:sz w:val="28"/>
          <w:szCs w:val="28"/>
        </w:rPr>
        <w:t>Risks</w:t>
      </w:r>
    </w:p>
    <w:p w:rsidRPr="002B73DB" w:rsidR="00A53CA7" w:rsidRDefault="00FC2BDE" w14:paraId="6AA37D2B" w14:textId="77777777">
      <w:pPr>
        <w:spacing w:after="80"/>
        <w:rPr>
          <w:rFonts w:ascii="Times New Roman" w:hAnsi="Times New Roman" w:cs="Times New Roman"/>
        </w:rPr>
      </w:pPr>
      <w:r w:rsidRPr="002B73DB">
        <w:rPr>
          <w:rFonts w:ascii="Times New Roman" w:hAnsi="Times New Roman" w:cs="Times New Roman"/>
          <w:b/>
          <w:bCs/>
        </w:rPr>
        <w:t>Currency and Foreign Exchange Risk:</w:t>
      </w:r>
    </w:p>
    <w:p w:rsidRPr="002B73DB" w:rsidR="00A53CA7" w:rsidRDefault="00FC2BDE" w14:paraId="10E209A6" w14:textId="0FE0556C">
      <w:pPr>
        <w:spacing w:after="80"/>
        <w:rPr>
          <w:rFonts w:ascii="Times New Roman" w:hAnsi="Times New Roman" w:cs="Times New Roman"/>
        </w:rPr>
      </w:pPr>
      <w:r w:rsidRPr="002B73DB">
        <w:rPr>
          <w:rFonts w:ascii="Times New Roman" w:hAnsi="Times New Roman" w:cs="Times New Roman"/>
        </w:rPr>
        <w:t xml:space="preserve">MTN earns </w:t>
      </w:r>
      <w:r w:rsidRPr="002B73DB" w:rsidR="417D8DF8">
        <w:rPr>
          <w:rFonts w:ascii="Times New Roman" w:hAnsi="Times New Roman" w:cs="Times New Roman"/>
        </w:rPr>
        <w:t>most</w:t>
      </w:r>
      <w:r w:rsidRPr="002B73DB">
        <w:rPr>
          <w:rFonts w:ascii="Times New Roman" w:hAnsi="Times New Roman" w:cs="Times New Roman"/>
        </w:rPr>
        <w:t xml:space="preserve"> of its revenue in local African currencies, many of which are subject to significant volatility. The 2024 Naira devaluation (70%+) is the most prominent example. While MTN mitigates FX exposure through currency swaps, forward contracts, and local-currency debt, sudden devaluations can materially compress USD-reported earnings, suppress capital upstreaming from subsidiaries, and create non-cash accounting losses that distort reported financial metrics. Nigeria — MTN's largest market — remains the most significant FX risk concentration.</w:t>
      </w:r>
    </w:p>
    <w:p w:rsidRPr="00D476DE" w:rsidR="00B15AB1" w:rsidRDefault="00B15AB1" w14:paraId="3D31439E" w14:textId="2CF7EA52">
      <w:pPr>
        <w:spacing w:after="80"/>
        <w:rPr>
          <w:rFonts w:ascii="Times New Roman" w:hAnsi="Times New Roman" w:cs="Times New Roman"/>
        </w:rPr>
      </w:pPr>
      <w:r w:rsidRPr="00D476DE">
        <w:rPr>
          <w:rFonts w:ascii="Times New Roman" w:hAnsi="Times New Roman" w:cs="Times New Roman"/>
        </w:rPr>
        <w:t>Nigeria</w:t>
      </w:r>
      <w:r w:rsidRPr="00D476DE" w:rsidR="007B0168">
        <w:rPr>
          <w:rFonts w:ascii="Times New Roman" w:hAnsi="Times New Roman" w:cs="Times New Roman"/>
        </w:rPr>
        <w:t xml:space="preserve">’s risk is </w:t>
      </w:r>
      <w:r w:rsidRPr="00D476DE" w:rsidR="009E5B3E">
        <w:rPr>
          <w:rFonts w:ascii="Times New Roman" w:hAnsi="Times New Roman" w:cs="Times New Roman"/>
        </w:rPr>
        <w:t>a strengthening Rand which sounds paradoxical. As shown in Exhibit 1, USDZAR suggests that the Rand</w:t>
      </w:r>
      <w:r w:rsidRPr="00D476DE" w:rsidR="00700C5A">
        <w:rPr>
          <w:rFonts w:ascii="Times New Roman" w:hAnsi="Times New Roman" w:cs="Times New Roman"/>
        </w:rPr>
        <w:t xml:space="preserve"> will strengthen from 18.36 to 16.27 in 2026. The profits generated in Naira and Cedi shrink when converted to the group level. </w:t>
      </w:r>
      <w:r w:rsidRPr="00D476DE" w:rsidR="00D34A26">
        <w:rPr>
          <w:rFonts w:ascii="Times New Roman" w:hAnsi="Times New Roman" w:cs="Times New Roman"/>
        </w:rPr>
        <w:t xml:space="preserve">Even if MTN Nigeria has a great year, the group’s reported revenue in South Africa could look flat or down due to Rand strength. </w:t>
      </w:r>
      <w:r w:rsidRPr="00D476DE" w:rsidR="00671C41">
        <w:rPr>
          <w:rFonts w:ascii="Times New Roman" w:hAnsi="Times New Roman" w:cs="Times New Roman"/>
        </w:rPr>
        <w:t xml:space="preserve">Exhibit 1 shows </w:t>
      </w:r>
      <w:r w:rsidRPr="00D476DE" w:rsidR="00A755F7">
        <w:rPr>
          <w:rFonts w:ascii="Times New Roman" w:hAnsi="Times New Roman" w:cs="Times New Roman"/>
        </w:rPr>
        <w:t>a</w:t>
      </w:r>
      <w:r w:rsidRPr="00D476DE" w:rsidR="00D66254">
        <w:rPr>
          <w:rFonts w:ascii="Times New Roman" w:hAnsi="Times New Roman" w:cs="Times New Roman"/>
        </w:rPr>
        <w:t xml:space="preserve"> CPI</w:t>
      </w:r>
      <w:r w:rsidRPr="00D476DE" w:rsidR="00A755F7">
        <w:rPr>
          <w:rFonts w:ascii="Times New Roman" w:hAnsi="Times New Roman" w:cs="Times New Roman"/>
        </w:rPr>
        <w:t xml:space="preserve"> drop towards 14.1% by 2026 for Nigeria. The Central Bank Rate remains at 21% </w:t>
      </w:r>
      <w:r w:rsidRPr="00D476DE" w:rsidR="00D26995">
        <w:rPr>
          <w:rFonts w:ascii="Times New Roman" w:hAnsi="Times New Roman" w:cs="Times New Roman"/>
        </w:rPr>
        <w:t xml:space="preserve">(2026 forecast). Management has aggressively shifted its debt </w:t>
      </w:r>
      <w:r w:rsidRPr="00D476DE" w:rsidR="00D66254">
        <w:rPr>
          <w:rFonts w:ascii="Times New Roman" w:hAnsi="Times New Roman" w:cs="Times New Roman"/>
        </w:rPr>
        <w:t xml:space="preserve">to the </w:t>
      </w:r>
      <w:r w:rsidRPr="6304B446" w:rsidR="00D66254">
        <w:rPr>
          <w:rFonts w:ascii="Times New Roman" w:hAnsi="Times New Roman" w:cs="Times New Roman"/>
        </w:rPr>
        <w:t>N</w:t>
      </w:r>
      <w:r w:rsidRPr="6304B446" w:rsidR="1C8619C9">
        <w:rPr>
          <w:rFonts w:ascii="Times New Roman" w:hAnsi="Times New Roman" w:cs="Times New Roman"/>
        </w:rPr>
        <w:t>aira</w:t>
      </w:r>
      <w:r w:rsidRPr="00D476DE" w:rsidR="00D66254">
        <w:rPr>
          <w:rFonts w:ascii="Times New Roman" w:hAnsi="Times New Roman" w:cs="Times New Roman"/>
        </w:rPr>
        <w:t xml:space="preserve">, but it appears that the increased oil prices due to the U.S.-Israel war with Iran pose margin </w:t>
      </w:r>
      <w:r w:rsidRPr="00D476DE" w:rsidR="00776095">
        <w:rPr>
          <w:rFonts w:ascii="Times New Roman" w:hAnsi="Times New Roman" w:cs="Times New Roman"/>
        </w:rPr>
        <w:t xml:space="preserve">erosion </w:t>
      </w:r>
      <w:r w:rsidRPr="00D476DE" w:rsidR="00025863">
        <w:rPr>
          <w:rFonts w:ascii="Times New Roman" w:hAnsi="Times New Roman" w:cs="Times New Roman"/>
        </w:rPr>
        <w:t xml:space="preserve">which if combined with </w:t>
      </w:r>
      <w:r w:rsidRPr="00D476DE" w:rsidR="00FA262D">
        <w:rPr>
          <w:rFonts w:ascii="Times New Roman" w:hAnsi="Times New Roman" w:cs="Times New Roman"/>
        </w:rPr>
        <w:t>lower ZAR earnings</w:t>
      </w:r>
      <w:r w:rsidRPr="00D476DE" w:rsidR="00025863">
        <w:rPr>
          <w:rFonts w:ascii="Times New Roman" w:hAnsi="Times New Roman" w:cs="Times New Roman"/>
        </w:rPr>
        <w:t xml:space="preserve"> due to translation adjustment could be a significant headwind for MTN</w:t>
      </w:r>
      <w:r w:rsidRPr="00D476DE" w:rsidR="00776095">
        <w:rPr>
          <w:rFonts w:ascii="Times New Roman" w:hAnsi="Times New Roman" w:cs="Times New Roman"/>
        </w:rPr>
        <w:t>.</w:t>
      </w:r>
    </w:p>
    <w:p w:rsidRPr="00D476DE" w:rsidR="001A6732" w:rsidRDefault="00AD1EAF" w14:paraId="4D469756" w14:textId="67852F21">
      <w:pPr>
        <w:spacing w:after="80"/>
        <w:rPr>
          <w:rFonts w:ascii="Times New Roman" w:hAnsi="Times New Roman" w:cs="Times New Roman"/>
        </w:rPr>
      </w:pPr>
      <w:r w:rsidRPr="00D476DE">
        <w:rPr>
          <w:rFonts w:ascii="Times New Roman" w:hAnsi="Times New Roman" w:cs="Times New Roman"/>
        </w:rPr>
        <w:t xml:space="preserve">As shown in Exhibit 2, Ghana has transitioned from a crisis state (40.3% inflation in 2023 toward a projected stabilization phase. </w:t>
      </w:r>
      <w:r w:rsidRPr="00D476DE" w:rsidR="001D6CD0">
        <w:rPr>
          <w:rFonts w:ascii="Times New Roman" w:hAnsi="Times New Roman" w:cs="Times New Roman"/>
        </w:rPr>
        <w:t>Central Bank rates are forecasted to drop from 18.00% to 13.83% by 2026</w:t>
      </w:r>
      <w:r w:rsidRPr="00D476DE" w:rsidR="00313193">
        <w:rPr>
          <w:rFonts w:ascii="Times New Roman" w:hAnsi="Times New Roman" w:cs="Times New Roman"/>
        </w:rPr>
        <w:t xml:space="preserve"> and </w:t>
      </w:r>
      <w:r w:rsidRPr="00D476DE" w:rsidR="00E37060">
        <w:rPr>
          <w:rFonts w:ascii="Times New Roman" w:hAnsi="Times New Roman" w:cs="Times New Roman"/>
        </w:rPr>
        <w:t>the drop in CPI from 40.3% to 6.7% by 2026 suggests that operating costs (diesel for tower power</w:t>
      </w:r>
      <w:r w:rsidRPr="00D476DE" w:rsidR="006F3AC8">
        <w:rPr>
          <w:rFonts w:ascii="Times New Roman" w:hAnsi="Times New Roman" w:cs="Times New Roman"/>
        </w:rPr>
        <w:t xml:space="preserve"> </w:t>
      </w:r>
      <w:r w:rsidRPr="00D476DE" w:rsidR="00E37060">
        <w:rPr>
          <w:rFonts w:ascii="Times New Roman" w:hAnsi="Times New Roman" w:cs="Times New Roman"/>
        </w:rPr>
        <w:t>costs) should normalize, protecting EBITDA margins</w:t>
      </w:r>
      <w:r w:rsidRPr="00D476DE" w:rsidR="00776095">
        <w:rPr>
          <w:rFonts w:ascii="Times New Roman" w:hAnsi="Times New Roman" w:cs="Times New Roman"/>
        </w:rPr>
        <w:t xml:space="preserve"> but</w:t>
      </w:r>
      <w:r w:rsidRPr="00D476DE" w:rsidR="00FA262D">
        <w:rPr>
          <w:rFonts w:ascii="Times New Roman" w:hAnsi="Times New Roman" w:cs="Times New Roman"/>
        </w:rPr>
        <w:t xml:space="preserve"> could quickly disappear with weak currency relative to Nigeria</w:t>
      </w:r>
      <w:r w:rsidRPr="00D476DE" w:rsidR="00E37060">
        <w:rPr>
          <w:rFonts w:ascii="Times New Roman" w:hAnsi="Times New Roman" w:cs="Times New Roman"/>
        </w:rPr>
        <w:t>.</w:t>
      </w:r>
    </w:p>
    <w:p w:rsidRPr="00D476DE" w:rsidR="00E37060" w:rsidRDefault="00E37060" w14:paraId="42CC96E1" w14:textId="1B010787">
      <w:pPr>
        <w:spacing w:after="80"/>
        <w:rPr>
          <w:rFonts w:ascii="Times New Roman" w:hAnsi="Times New Roman" w:cs="Times New Roman"/>
        </w:rPr>
      </w:pPr>
      <w:r w:rsidRPr="00D476DE">
        <w:rPr>
          <w:rFonts w:ascii="Times New Roman" w:hAnsi="Times New Roman" w:cs="Times New Roman"/>
        </w:rPr>
        <w:t xml:space="preserve">South Africa, provides </w:t>
      </w:r>
      <w:r w:rsidRPr="00D476DE" w:rsidR="00073615">
        <w:rPr>
          <w:rFonts w:ascii="Times New Roman" w:hAnsi="Times New Roman" w:cs="Times New Roman"/>
        </w:rPr>
        <w:t xml:space="preserve">currency safety for the JSE listing, but the macro data depicts a stagnant environment. </w:t>
      </w:r>
      <w:r w:rsidRPr="00D476DE" w:rsidR="009C5432">
        <w:rPr>
          <w:rFonts w:ascii="Times New Roman" w:hAnsi="Times New Roman" w:cs="Times New Roman"/>
        </w:rPr>
        <w:t>Real GDP growth is sluggish at 1.5% for 2026. When combined with 32% unemployment, MTN SA faces a ceiling on average revenue per user growth which is shown between the contrast in Exhibits 4 and 5.</w:t>
      </w:r>
    </w:p>
    <w:p w:rsidRPr="00D476DE" w:rsidR="00BE512C" w:rsidRDefault="00BE512C" w14:paraId="44F17070" w14:textId="7AEA11D8">
      <w:pPr>
        <w:spacing w:after="80"/>
        <w:rPr>
          <w:rFonts w:ascii="Times New Roman" w:hAnsi="Times New Roman" w:cs="Times New Roman"/>
        </w:rPr>
      </w:pPr>
      <w:r w:rsidRPr="00D476DE">
        <w:rPr>
          <w:rFonts w:ascii="Times New Roman" w:hAnsi="Times New Roman" w:cs="Times New Roman"/>
        </w:rPr>
        <w:t xml:space="preserve">MTN’s focus on Nigeria and Ghana show that management is aware of geo-macro risks impacting its business and currency and it is clear that </w:t>
      </w:r>
      <w:r w:rsidRPr="00D476DE" w:rsidR="006114E1">
        <w:rPr>
          <w:rFonts w:ascii="Times New Roman" w:hAnsi="Times New Roman" w:cs="Times New Roman"/>
        </w:rPr>
        <w:t xml:space="preserve">they are making </w:t>
      </w:r>
      <w:r w:rsidRPr="00D476DE" w:rsidR="002C5691">
        <w:rPr>
          <w:rFonts w:ascii="Times New Roman" w:hAnsi="Times New Roman" w:cs="Times New Roman"/>
        </w:rPr>
        <w:t>a strategic choice to continue expansion in Nigeria and Ghana.</w:t>
      </w:r>
    </w:p>
    <w:p w:rsidRPr="002B73DB" w:rsidR="00A53CA7" w:rsidRDefault="00A53CA7" w14:paraId="033B92C1" w14:textId="77777777">
      <w:pPr>
        <w:spacing w:after="100"/>
        <w:rPr>
          <w:rFonts w:ascii="Times New Roman" w:hAnsi="Times New Roman" w:cs="Times New Roman"/>
        </w:rPr>
      </w:pPr>
    </w:p>
    <w:p w:rsidRPr="002B73DB" w:rsidR="00A53CA7" w:rsidRDefault="00FC2BDE" w14:paraId="1F799B6E" w14:textId="77777777">
      <w:pPr>
        <w:spacing w:after="80"/>
        <w:rPr>
          <w:rFonts w:ascii="Times New Roman" w:hAnsi="Times New Roman" w:cs="Times New Roman"/>
        </w:rPr>
      </w:pPr>
      <w:r w:rsidRPr="002B73DB">
        <w:rPr>
          <w:rFonts w:ascii="Times New Roman" w:hAnsi="Times New Roman" w:cs="Times New Roman"/>
          <w:b/>
          <w:bCs/>
        </w:rPr>
        <w:t>Political and Regulatory Risk:</w:t>
      </w:r>
    </w:p>
    <w:p w:rsidRPr="002B73DB" w:rsidR="00A53CA7" w:rsidRDefault="00FC2BDE" w14:paraId="174C8FFA" w14:textId="0BEADF04">
      <w:pPr>
        <w:spacing w:after="80"/>
        <w:rPr>
          <w:rFonts w:ascii="Times New Roman" w:hAnsi="Times New Roman" w:cs="Times New Roman"/>
        </w:rPr>
      </w:pPr>
      <w:r w:rsidRPr="002B73DB">
        <w:rPr>
          <w:rFonts w:ascii="Times New Roman" w:hAnsi="Times New Roman" w:cs="Times New Roman"/>
        </w:rPr>
        <w:t>MTN operates across 16 sovereign jurisdictions, each with independent regulatory bodies. Risks include government intervention in telecom pricing, sudden changes in investment or tax policy, requirements to list locally, civil conflict or unrest disrupting operations, and regulatory tightening on financial services (particularly mobile money). MTN mitigates this risk through geographic diversification and its long track record of navigating regulatory disputes</w:t>
      </w:r>
      <w:r w:rsidRPr="002B73DB" w:rsidR="002661AE">
        <w:rPr>
          <w:rFonts w:ascii="Times New Roman" w:hAnsi="Times New Roman" w:cs="Times New Roman"/>
        </w:rPr>
        <w:t>,</w:t>
      </w:r>
      <w:r w:rsidRPr="002B73DB">
        <w:rPr>
          <w:rFonts w:ascii="Times New Roman" w:hAnsi="Times New Roman" w:cs="Times New Roman"/>
        </w:rPr>
        <w:t xml:space="preserve"> but concentrated adverse action in Nigeria or South Africa would have material group-level impact.</w:t>
      </w:r>
    </w:p>
    <w:p w:rsidRPr="002B73DB" w:rsidR="00A53CA7" w:rsidRDefault="00A53CA7" w14:paraId="6F3C1919" w14:textId="48F4BA2C">
      <w:pPr>
        <w:spacing w:after="100"/>
        <w:rPr>
          <w:rFonts w:ascii="Times New Roman" w:hAnsi="Times New Roman" w:cs="Times New Roman"/>
        </w:rPr>
      </w:pPr>
    </w:p>
    <w:p w:rsidR="72FF74B3" w:rsidP="72FF74B3" w:rsidRDefault="72FF74B3" w14:paraId="54BBB121" w14:textId="6CCFC7D5">
      <w:pPr>
        <w:spacing w:after="100"/>
        <w:rPr>
          <w:rFonts w:ascii="Times New Roman" w:hAnsi="Times New Roman" w:cs="Times New Roman"/>
        </w:rPr>
      </w:pPr>
    </w:p>
    <w:p w:rsidRPr="002B73DB" w:rsidR="00A53CA7" w:rsidRDefault="00FC2BDE" w14:paraId="6F9BC585" w14:textId="77777777">
      <w:pPr>
        <w:spacing w:after="80"/>
        <w:rPr>
          <w:rFonts w:ascii="Times New Roman" w:hAnsi="Times New Roman" w:cs="Times New Roman"/>
        </w:rPr>
      </w:pPr>
      <w:r w:rsidRPr="002B73DB">
        <w:rPr>
          <w:rFonts w:ascii="Times New Roman" w:hAnsi="Times New Roman" w:cs="Times New Roman"/>
          <w:b/>
          <w:bCs/>
        </w:rPr>
        <w:t>Fintech Execution and Adoption Risk:</w:t>
      </w:r>
    </w:p>
    <w:p w:rsidR="00453956" w:rsidRDefault="00FC2BDE" w14:paraId="45F57FD2" w14:textId="77777777">
      <w:pPr>
        <w:spacing w:after="80"/>
        <w:rPr>
          <w:rFonts w:ascii="Times New Roman" w:hAnsi="Times New Roman" w:cs="Times New Roman"/>
        </w:rPr>
      </w:pPr>
      <w:r w:rsidRPr="002B73DB">
        <w:rPr>
          <w:rFonts w:ascii="Times New Roman" w:hAnsi="Times New Roman" w:cs="Times New Roman"/>
        </w:rPr>
        <w:t>MTN's Ambition 2030 thesis depends substantially on MoMo transitioning from basic P2P payments to an advanced financial services platform generating lending spreads, insurance premiums, and recurring service revenue. Risks to this transition include slower-than-expected adoption of advanced services, regulatory tightening on mobile money or micro-lending, fraud and cybersecurity incidents eroding customer trust, and failure to replicate M-Pesa's ROE trajectory. These risks are partially mitigated by the demonstrated +39.5% YTD growth in advanced services and the existing 1.3 million agent network.</w:t>
      </w:r>
    </w:p>
    <w:p w:rsidRPr="002B73DB" w:rsidR="00A53CA7" w:rsidRDefault="00FC2BDE" w14:paraId="791264BB" w14:textId="77777777">
      <w:pPr>
        <w:spacing w:after="80"/>
        <w:rPr>
          <w:rFonts w:ascii="Times New Roman" w:hAnsi="Times New Roman" w:cs="Times New Roman"/>
        </w:rPr>
      </w:pPr>
      <w:r w:rsidRPr="002B73DB">
        <w:rPr>
          <w:rFonts w:ascii="Times New Roman" w:hAnsi="Times New Roman" w:cs="Times New Roman"/>
          <w:b/>
          <w:bCs/>
        </w:rPr>
        <w:t>Leverage and Debt Risk:</w:t>
      </w:r>
    </w:p>
    <w:p w:rsidRPr="002B73DB" w:rsidR="00A53CA7" w:rsidP="00262A01" w:rsidRDefault="00FC2BDE" w14:paraId="4D055AC6" w14:textId="3003F64B">
      <w:pPr>
        <w:spacing w:after="80"/>
        <w:rPr>
          <w:rFonts w:ascii="Times New Roman" w:hAnsi="Times New Roman" w:cs="Times New Roman"/>
        </w:rPr>
      </w:pPr>
      <w:r w:rsidRPr="002B73DB">
        <w:rPr>
          <w:rFonts w:ascii="Times New Roman" w:hAnsi="Times New Roman" w:cs="Times New Roman"/>
        </w:rPr>
        <w:t>MTN carries a notable debt load (debt-to-equity of approximately 86%), primarily reflecting the capital intensity of its infrastructure</w:t>
      </w:r>
      <w:r w:rsidRPr="6304B446" w:rsidR="15C74D27">
        <w:rPr>
          <w:rFonts w:ascii="Times New Roman" w:hAnsi="Times New Roman" w:cs="Times New Roman"/>
        </w:rPr>
        <w:t>.</w:t>
      </w:r>
      <w:r w:rsidRPr="002B73DB">
        <w:rPr>
          <w:rFonts w:ascii="Times New Roman" w:hAnsi="Times New Roman" w:cs="Times New Roman"/>
        </w:rPr>
        <w:t xml:space="preserve"> While net debt/EBITDA at approximately 0.3x is manageable and improving, any unexpected deterioration in operating cash flows</w:t>
      </w:r>
      <w:r w:rsidRPr="6304B446" w:rsidR="0940139A">
        <w:rPr>
          <w:rFonts w:ascii="Times New Roman" w:hAnsi="Times New Roman" w:cs="Times New Roman"/>
        </w:rPr>
        <w:t>,</w:t>
      </w:r>
      <w:r w:rsidRPr="002B73DB">
        <w:rPr>
          <w:rFonts w:ascii="Times New Roman" w:hAnsi="Times New Roman" w:cs="Times New Roman"/>
        </w:rPr>
        <w:t xml:space="preserve"> driven by FX headwinds, regulatory pricing actions, or a macro slowdown</w:t>
      </w:r>
      <w:r w:rsidRPr="6304B446" w:rsidR="7EA4B8EE">
        <w:rPr>
          <w:rFonts w:ascii="Times New Roman" w:hAnsi="Times New Roman" w:cs="Times New Roman"/>
        </w:rPr>
        <w:t>,</w:t>
      </w:r>
      <w:r w:rsidRPr="002B73DB">
        <w:rPr>
          <w:rFonts w:ascii="Times New Roman" w:hAnsi="Times New Roman" w:cs="Times New Roman"/>
        </w:rPr>
        <w:t xml:space="preserve"> could constrain the pace of deleveraging. MTN's interest coverage remains sufficient, but the company has less balance sheet flexibility than some peers.</w:t>
      </w:r>
    </w:p>
    <w:p w:rsidR="00A53CA7" w:rsidP="00810B53" w:rsidRDefault="00FC2BDE" w14:paraId="11458754" w14:textId="7C2B7C3F">
      <w:pPr>
        <w:pStyle w:val="Heading1"/>
        <w:rPr>
          <w:rFonts w:ascii="Times New Roman" w:hAnsi="Times New Roman" w:cs="Times New Roman"/>
        </w:rPr>
      </w:pPr>
      <w:r w:rsidRPr="002B73DB">
        <w:rPr>
          <w:rFonts w:ascii="Times New Roman" w:hAnsi="Times New Roman" w:cs="Times New Roman"/>
          <w:sz w:val="28"/>
          <w:szCs w:val="28"/>
        </w:rPr>
        <w:t>Valuation</w:t>
      </w:r>
    </w:p>
    <w:p w:rsidRPr="00810B53" w:rsidR="00810B53" w:rsidP="00810B53" w:rsidRDefault="00810B53" w14:paraId="1518C85E" w14:textId="7DB28E42">
      <w:pPr>
        <w:spacing w:after="80"/>
        <w:rPr>
          <w:rFonts w:ascii="Times New Roman" w:hAnsi="Times New Roman" w:cs="Times New Roman"/>
          <w:b/>
          <w:bCs/>
        </w:rPr>
      </w:pPr>
      <w:r w:rsidRPr="00810B53">
        <w:rPr>
          <w:rFonts w:ascii="Times New Roman" w:hAnsi="Times New Roman" w:cs="Times New Roman"/>
          <w:b/>
          <w:bCs/>
        </w:rPr>
        <w:t xml:space="preserve">Discounted Cash Flow: </w:t>
      </w:r>
    </w:p>
    <w:p w:rsidRPr="00810B53" w:rsidR="00810B53" w:rsidP="00810B53" w:rsidRDefault="00810B53" w14:paraId="0B3E0B8A" w14:textId="4D6E5211">
      <w:pPr>
        <w:spacing w:after="80"/>
        <w:rPr>
          <w:rFonts w:ascii="Times New Roman" w:hAnsi="Times New Roman" w:cs="Times New Roman"/>
        </w:rPr>
      </w:pPr>
      <w:r w:rsidRPr="00810B53">
        <w:rPr>
          <w:rFonts w:ascii="Times New Roman" w:hAnsi="Times New Roman" w:cs="Times New Roman"/>
        </w:rPr>
        <w:t xml:space="preserve">Our DCF projects free cash flows over a five-year explicit forecast period (FY2026–FY2030), discounted at a WACC of 11.6%. </w:t>
      </w:r>
      <w:r w:rsidRPr="617490A4" w:rsidR="47735700">
        <w:rPr>
          <w:rFonts w:ascii="Times New Roman" w:hAnsi="Times New Roman" w:cs="Times New Roman"/>
        </w:rPr>
        <w:t>We model revenue growth accelerating from ~12% to ~14% as MTN executes on its fintech and data monetization strategy</w:t>
      </w:r>
      <w:r w:rsidRPr="6304B446" w:rsidR="4C226A71">
        <w:rPr>
          <w:rFonts w:ascii="Times New Roman" w:hAnsi="Times New Roman" w:cs="Times New Roman"/>
        </w:rPr>
        <w:t>.</w:t>
      </w:r>
      <w:r w:rsidRPr="6304B446" w:rsidR="47735700">
        <w:rPr>
          <w:rFonts w:ascii="Times New Roman" w:hAnsi="Times New Roman" w:cs="Times New Roman"/>
        </w:rPr>
        <w:t xml:space="preserve"> </w:t>
      </w:r>
      <w:r w:rsidRPr="6304B446" w:rsidR="3C344B72">
        <w:rPr>
          <w:rFonts w:ascii="Times New Roman" w:hAnsi="Times New Roman" w:cs="Times New Roman"/>
        </w:rPr>
        <w:t>T</w:t>
      </w:r>
      <w:r w:rsidRPr="6304B446" w:rsidR="306BBB41">
        <w:rPr>
          <w:rFonts w:ascii="Times New Roman" w:hAnsi="Times New Roman" w:cs="Times New Roman"/>
        </w:rPr>
        <w:t>his</w:t>
      </w:r>
      <w:r w:rsidRPr="617490A4" w:rsidR="306BBB41">
        <w:rPr>
          <w:rFonts w:ascii="Times New Roman" w:hAnsi="Times New Roman" w:cs="Times New Roman"/>
        </w:rPr>
        <w:t xml:space="preserve"> growth acceleration is not a passive extrapolation of historical rates, it specifically embeds incremental revenue contribution from MoMo's transition to advanced financial services (lending, insurance, and cross-border remittances, which grew +39.5% YTD) and data ARPU uplift as MTN converts its 136 million existing but data-inactive subscribers, the two core drivers described in Thesis 1.</w:t>
      </w:r>
      <w:r w:rsidRPr="617490A4" w:rsidR="2D47B628">
        <w:rPr>
          <w:rFonts w:ascii="Times New Roman" w:hAnsi="Times New Roman" w:cs="Times New Roman"/>
        </w:rPr>
        <w:t xml:space="preserve"> As these higher-margin digital and fintech streams scale as a share of the revenue mix, we model EBIT margins expanding to ~35% by the terminal year on operating leverage, with terminal value estimated at a 3.5% perpetuity growth rate reflecting long-term South African GDP and inflation dynamics.</w:t>
      </w:r>
      <w:r w:rsidRPr="617490A4" w:rsidR="47735700">
        <w:rPr>
          <w:rFonts w:ascii="Times New Roman" w:hAnsi="Times New Roman" w:cs="Times New Roman"/>
        </w:rPr>
        <w:t xml:space="preserve"> </w:t>
      </w:r>
      <w:r w:rsidRPr="00810B53">
        <w:rPr>
          <w:rFonts w:ascii="Times New Roman" w:hAnsi="Times New Roman" w:cs="Times New Roman"/>
        </w:rPr>
        <w:t>Our DCF yields an equity value per share of ZAR 263.02.</w:t>
      </w:r>
    </w:p>
    <w:p w:rsidRPr="00810B53" w:rsidR="00810B53" w:rsidP="00810B53" w:rsidRDefault="00810B53" w14:paraId="664D7583" w14:textId="77777777">
      <w:pPr>
        <w:spacing w:after="80"/>
        <w:rPr>
          <w:rFonts w:ascii="Times New Roman" w:hAnsi="Times New Roman" w:cs="Times New Roman"/>
        </w:rPr>
      </w:pPr>
    </w:p>
    <w:p w:rsidR="00810B53" w:rsidP="00810B53" w:rsidRDefault="00810B53" w14:paraId="6ACC46F4" w14:textId="77777777">
      <w:pPr>
        <w:spacing w:after="80"/>
        <w:rPr>
          <w:rFonts w:ascii="Times New Roman" w:hAnsi="Times New Roman" w:cs="Times New Roman"/>
          <w:b/>
          <w:bCs/>
        </w:rPr>
      </w:pPr>
      <w:r w:rsidRPr="00810B53">
        <w:rPr>
          <w:rFonts w:ascii="Times New Roman" w:hAnsi="Times New Roman" w:cs="Times New Roman"/>
          <w:b/>
          <w:bCs/>
        </w:rPr>
        <w:t>Comparable Companies</w:t>
      </w:r>
      <w:r>
        <w:rPr>
          <w:rFonts w:ascii="Times New Roman" w:hAnsi="Times New Roman" w:cs="Times New Roman"/>
          <w:b/>
          <w:bCs/>
        </w:rPr>
        <w:t>:</w:t>
      </w:r>
    </w:p>
    <w:p w:rsidRPr="00810B53" w:rsidR="00810B53" w:rsidP="00810B53" w:rsidRDefault="00810B53" w14:paraId="44A20E43" w14:textId="3775EC79">
      <w:pPr>
        <w:spacing w:after="80"/>
        <w:rPr>
          <w:rFonts w:ascii="Times New Roman" w:hAnsi="Times New Roman" w:cs="Times New Roman"/>
        </w:rPr>
      </w:pPr>
      <w:r w:rsidRPr="00810B53">
        <w:rPr>
          <w:rFonts w:ascii="Times New Roman" w:hAnsi="Times New Roman" w:cs="Times New Roman"/>
        </w:rPr>
        <w:t>We benchmark MTN against five African and emerging-market telecom operators: Airtel Africa, Vodacom, Safaricom, Maroc Telecom, and Turkcell. Applying the peer-group average TEV/EBITDA multiple of 5.7x to MTN's LTM EBITDA implies a value of ZAR 315.94/share, while the average P/E of 16.9x applied to our projected net income implies ZAR 271.10/share. We note that MTN trades at a discount to peer medians on both metrics, which we believe is unwarranted given the company's dominant market position and subscriber growth trajectory.</w:t>
      </w:r>
      <w:r w:rsidRPr="617490A4" w:rsidR="1A4FCFFA">
        <w:rPr>
          <w:rFonts w:ascii="Times New Roman" w:hAnsi="Times New Roman" w:cs="Times New Roman"/>
        </w:rPr>
        <w:t xml:space="preserve"> This discount to peer medians on both P/E and P/FCF, noted in our Margin of Safety discussion, is the primary source of the asymmetric return profile embedded in our target price.</w:t>
      </w:r>
    </w:p>
    <w:p w:rsidRPr="00810B53" w:rsidR="00810B53" w:rsidP="00810B53" w:rsidRDefault="00810B53" w14:paraId="1809FADB" w14:textId="77777777">
      <w:pPr>
        <w:spacing w:after="80"/>
        <w:rPr>
          <w:rFonts w:ascii="Times New Roman" w:hAnsi="Times New Roman" w:cs="Times New Roman"/>
        </w:rPr>
      </w:pPr>
    </w:p>
    <w:p w:rsidR="00810B53" w:rsidP="00810B53" w:rsidRDefault="00810B53" w14:paraId="38A88CDD" w14:textId="77777777">
      <w:pPr>
        <w:spacing w:after="80"/>
        <w:rPr>
          <w:rFonts w:ascii="Times New Roman" w:hAnsi="Times New Roman" w:cs="Times New Roman"/>
          <w:b/>
          <w:bCs/>
        </w:rPr>
      </w:pPr>
      <w:r w:rsidRPr="00810B53">
        <w:rPr>
          <w:rFonts w:ascii="Times New Roman" w:hAnsi="Times New Roman" w:cs="Times New Roman"/>
          <w:b/>
          <w:bCs/>
        </w:rPr>
        <w:t>Sensitivity</w:t>
      </w:r>
    </w:p>
    <w:p w:rsidRPr="00810B53" w:rsidR="00810B53" w:rsidP="00810B53" w:rsidRDefault="00810B53" w14:paraId="51E96738" w14:textId="4636A018">
      <w:pPr>
        <w:spacing w:after="80"/>
        <w:rPr>
          <w:rFonts w:ascii="Times New Roman" w:hAnsi="Times New Roman" w:cs="Times New Roman"/>
        </w:rPr>
      </w:pPr>
      <w:r w:rsidRPr="00810B53">
        <w:rPr>
          <w:rFonts w:ascii="Times New Roman" w:hAnsi="Times New Roman" w:cs="Times New Roman"/>
        </w:rPr>
        <w:t>Our base case is sensitive to both the discount rate and terminal growth assumption. At the low end of our WACC range (9%) and a 5% terminal growth rate, our DCF implies ZAR 637.82/share; at the high end (17% WACC, 2% terminal growth), it implies ZAR 117.31/share. We view our base-case assumptions as conservative.</w:t>
      </w:r>
    </w:p>
    <w:p w:rsidRPr="00810B53" w:rsidR="00810B53" w:rsidP="00810B53" w:rsidRDefault="00810B53" w14:paraId="0229AA03" w14:textId="77777777">
      <w:pPr>
        <w:spacing w:after="80"/>
        <w:rPr>
          <w:rFonts w:ascii="Times New Roman" w:hAnsi="Times New Roman" w:cs="Times New Roman"/>
        </w:rPr>
      </w:pPr>
    </w:p>
    <w:p w:rsidRPr="002B73DB" w:rsidR="0068486C" w:rsidP="00810B53" w:rsidRDefault="00810B53" w14:paraId="7460EDEF" w14:textId="66AA2766">
      <w:pPr>
        <w:spacing w:after="80"/>
        <w:rPr>
          <w:rFonts w:ascii="Times New Roman" w:hAnsi="Times New Roman" w:cs="Times New Roman"/>
        </w:rPr>
      </w:pPr>
      <w:r w:rsidRPr="00810B53">
        <w:rPr>
          <w:rFonts w:ascii="Times New Roman" w:hAnsi="Times New Roman" w:cs="Times New Roman"/>
        </w:rPr>
        <w:t xml:space="preserve">Our blended target price of </w:t>
      </w:r>
      <w:r w:rsidRPr="00810B53">
        <w:rPr>
          <w:rFonts w:ascii="Times New Roman" w:hAnsi="Times New Roman" w:cs="Times New Roman"/>
          <w:b/>
          <w:bCs/>
        </w:rPr>
        <w:t>ZAR 283.35</w:t>
      </w:r>
      <w:r w:rsidRPr="00810B53">
        <w:rPr>
          <w:rFonts w:ascii="Times New Roman" w:hAnsi="Times New Roman" w:cs="Times New Roman"/>
        </w:rPr>
        <w:t xml:space="preserve"> is derived from equal weighting our DCF estimate (ZAR 263.02), TEV/EBITDA-implied value (ZAR 315.94), and P/E-implied value (ZAR 271.10), resulting in a 1-year implied upside of approximately 42% and a 5-year CAGR of approximately 17%.</w:t>
      </w:r>
    </w:p>
    <w:p w:rsidRPr="002B73DB" w:rsidR="00A53CA7" w:rsidRDefault="00FC2BDE" w14:paraId="33656062" w14:textId="77777777">
      <w:pPr>
        <w:pStyle w:val="Heading1"/>
        <w:rPr>
          <w:rFonts w:ascii="Times New Roman" w:hAnsi="Times New Roman" w:cs="Times New Roman"/>
        </w:rPr>
      </w:pPr>
      <w:r w:rsidRPr="002B73DB">
        <w:rPr>
          <w:rFonts w:ascii="Times New Roman" w:hAnsi="Times New Roman" w:cs="Times New Roman"/>
          <w:sz w:val="28"/>
          <w:szCs w:val="28"/>
        </w:rPr>
        <w:t>Investment Catalysts</w:t>
      </w:r>
    </w:p>
    <w:p w:rsidRPr="002B73DB" w:rsidR="00A53CA7" w:rsidRDefault="00FC2BDE" w14:paraId="532F5249" w14:textId="77777777">
      <w:pPr>
        <w:spacing w:after="80"/>
        <w:rPr>
          <w:rFonts w:ascii="Times New Roman" w:hAnsi="Times New Roman" w:cs="Times New Roman"/>
        </w:rPr>
      </w:pPr>
      <w:r w:rsidRPr="002B73DB">
        <w:rPr>
          <w:rFonts w:ascii="Times New Roman" w:hAnsi="Times New Roman" w:cs="Times New Roman"/>
        </w:rPr>
        <w:t>The following near-term catalysts are expected to drive a re-rating of MTN's valuation toward intrinsic value:</w:t>
      </w:r>
    </w:p>
    <w:p w:rsidRPr="002B73DB" w:rsidR="00A53CA7" w:rsidRDefault="00FC2BDE" w14:paraId="5974ADAF" w14:textId="0994645A">
      <w:pPr>
        <w:pStyle w:val="ListParagraph"/>
        <w:numPr>
          <w:ilvl w:val="0"/>
          <w:numId w:val="2"/>
        </w:numPr>
        <w:spacing w:after="60"/>
        <w:rPr>
          <w:rFonts w:ascii="Times New Roman" w:hAnsi="Times New Roman" w:cs="Times New Roman"/>
        </w:rPr>
      </w:pPr>
      <w:r w:rsidRPr="002B73DB">
        <w:rPr>
          <w:rFonts w:ascii="Times New Roman" w:hAnsi="Times New Roman" w:cs="Times New Roman"/>
        </w:rPr>
        <w:t xml:space="preserve">MoMo Structural Separation / IPO: Fintech structural separations in Ghana, Uganda, and Nigeria PSB, along with potential minority stake sales at the Mastercard-implied $5.2 billion valuation, would </w:t>
      </w:r>
      <w:r w:rsidR="00E4161E">
        <w:rPr>
          <w:rFonts w:ascii="Times New Roman" w:hAnsi="Times New Roman" w:cs="Times New Roman"/>
        </w:rPr>
        <w:t>solidify</w:t>
      </w:r>
      <w:r w:rsidRPr="002B73DB">
        <w:rPr>
          <w:rFonts w:ascii="Times New Roman" w:hAnsi="Times New Roman" w:cs="Times New Roman"/>
        </w:rPr>
        <w:t xml:space="preserve"> MoMo's embedded value — currently invisible in MTN's consolidated P/E multiple.</w:t>
      </w:r>
    </w:p>
    <w:p w:rsidRPr="002B73DB" w:rsidR="00A53CA7" w:rsidRDefault="00FC2BDE" w14:paraId="6C37F361" w14:textId="77777777">
      <w:pPr>
        <w:pStyle w:val="ListParagraph"/>
        <w:numPr>
          <w:ilvl w:val="0"/>
          <w:numId w:val="2"/>
        </w:numPr>
        <w:spacing w:after="60"/>
        <w:rPr>
          <w:rFonts w:ascii="Times New Roman" w:hAnsi="Times New Roman" w:cs="Times New Roman"/>
        </w:rPr>
      </w:pPr>
      <w:r w:rsidRPr="002B73DB">
        <w:rPr>
          <w:rFonts w:ascii="Times New Roman" w:hAnsi="Times New Roman" w:cs="Times New Roman"/>
        </w:rPr>
        <w:t>Credit Rating Upgrade: Net debt/EBITDA at 0.3x, strong FCF generation, and the IHS acquisition-driven cost improvement position MTN for a credit rating upgrade that would expand the institutional investor base and reduce the cost of capital.</w:t>
      </w:r>
    </w:p>
    <w:p w:rsidRPr="002B73DB" w:rsidR="00A53CA7" w:rsidRDefault="00FC2BDE" w14:paraId="1BF1E602" w14:textId="77777777">
      <w:pPr>
        <w:pStyle w:val="ListParagraph"/>
        <w:numPr>
          <w:ilvl w:val="0"/>
          <w:numId w:val="2"/>
        </w:numPr>
        <w:spacing w:after="60"/>
        <w:rPr>
          <w:rFonts w:ascii="Times New Roman" w:hAnsi="Times New Roman" w:cs="Times New Roman"/>
        </w:rPr>
      </w:pPr>
      <w:r w:rsidRPr="002B73DB">
        <w:rPr>
          <w:rFonts w:ascii="Times New Roman" w:hAnsi="Times New Roman" w:cs="Times New Roman"/>
        </w:rPr>
        <w:t>Bayobab Scaling and Spin-Off: Continued fiber revenue growth (41.2% in 2025) and a successful IPO or strategic partnership for Bayobab's fiber backbone would unlock infrastructure value at a pure-play multiple well above MTN's current blended telecom multiple.</w:t>
      </w:r>
    </w:p>
    <w:p w:rsidRPr="002B73DB" w:rsidR="00A53CA7" w:rsidRDefault="00FC2BDE" w14:paraId="2A11AC66" w14:textId="77777777">
      <w:pPr>
        <w:pStyle w:val="ListParagraph"/>
        <w:numPr>
          <w:ilvl w:val="0"/>
          <w:numId w:val="2"/>
        </w:numPr>
        <w:spacing w:after="60"/>
        <w:rPr>
          <w:rFonts w:ascii="Times New Roman" w:hAnsi="Times New Roman" w:cs="Times New Roman"/>
        </w:rPr>
      </w:pPr>
      <w:r w:rsidRPr="002B73DB">
        <w:rPr>
          <w:rFonts w:ascii="Times New Roman" w:hAnsi="Times New Roman" w:cs="Times New Roman"/>
        </w:rPr>
        <w:t>Hyperscaler and AI Infrastructure Partnerships: Announced partnerships with Microsoft, Google, or other hyperscalers for AI-enabled data center deployment in South Africa and Nigeria would validate MTN's positioning in Africa's AI infrastructure buildout and attract technology-focused institutional investors.</w:t>
      </w:r>
    </w:p>
    <w:p w:rsidRPr="002B73DB" w:rsidR="00A53CA7" w:rsidRDefault="00A53CA7" w14:paraId="093E49A5" w14:textId="77777777">
      <w:pPr>
        <w:spacing w:after="100"/>
        <w:rPr>
          <w:rFonts w:ascii="Times New Roman" w:hAnsi="Times New Roman" w:cs="Times New Roman"/>
        </w:rPr>
      </w:pPr>
    </w:p>
    <w:p w:rsidR="001F7E69" w:rsidRDefault="001F7E69" w14:paraId="661904C4" w14:textId="77777777">
      <w:pPr>
        <w:rPr>
          <w:rFonts w:ascii="Times New Roman" w:hAnsi="Times New Roman" w:cs="Times New Roman"/>
          <w:b/>
          <w:bCs/>
          <w:color w:val="000000"/>
          <w:sz w:val="28"/>
          <w:szCs w:val="28"/>
        </w:rPr>
      </w:pPr>
      <w:r>
        <w:rPr>
          <w:rFonts w:ascii="Times New Roman" w:hAnsi="Times New Roman" w:cs="Times New Roman"/>
          <w:sz w:val="28"/>
          <w:szCs w:val="28"/>
        </w:rPr>
        <w:br w:type="page"/>
      </w:r>
    </w:p>
    <w:p w:rsidR="00363279" w:rsidP="00282E89" w:rsidRDefault="00363279" w14:paraId="618FEE47" w14:textId="77777777">
      <w:pPr>
        <w:pStyle w:val="Heading1"/>
        <w:rPr>
          <w:rFonts w:ascii="Times New Roman" w:hAnsi="Times New Roman" w:cs="Times New Roman"/>
          <w:sz w:val="28"/>
          <w:szCs w:val="28"/>
        </w:rPr>
        <w:sectPr w:rsidR="00363279" w:rsidSect="002720EC">
          <w:headerReference w:type="default" r:id="rId15"/>
          <w:footerReference w:type="default" r:id="rId16"/>
          <w:pgSz w:w="12240" w:h="15840" w:orient="portrait"/>
          <w:pgMar w:top="1440" w:right="1440" w:bottom="1440" w:left="1440" w:header="708" w:footer="708" w:gutter="0"/>
          <w:cols w:space="720" w:num="2"/>
          <w:docGrid w:linePitch="360"/>
        </w:sectPr>
      </w:pPr>
    </w:p>
    <w:p w:rsidRPr="002B73DB" w:rsidR="00A53CA7" w:rsidP="00282E89" w:rsidRDefault="00FC2BDE" w14:paraId="0BD03ABB" w14:textId="2869176B">
      <w:pPr>
        <w:pStyle w:val="Heading1"/>
        <w:rPr>
          <w:rFonts w:ascii="Times New Roman" w:hAnsi="Times New Roman" w:cs="Times New Roman"/>
        </w:rPr>
      </w:pPr>
      <w:r w:rsidRPr="002B73DB">
        <w:rPr>
          <w:rFonts w:ascii="Times New Roman" w:hAnsi="Times New Roman" w:cs="Times New Roman"/>
          <w:sz w:val="28"/>
          <w:szCs w:val="28"/>
        </w:rPr>
        <w:t>Financials</w:t>
      </w:r>
    </w:p>
    <w:p w:rsidR="00AF3065" w:rsidRDefault="00282E89" w14:paraId="722A7A17" w14:textId="77777777">
      <w:pPr>
        <w:rPr>
          <w:rFonts w:ascii="Times New Roman" w:hAnsi="Times New Roman" w:cs="Times New Roman"/>
        </w:rPr>
      </w:pPr>
      <w:r w:rsidRPr="00D476DE">
        <w:rPr>
          <w:rFonts w:ascii="Times New Roman" w:hAnsi="Times New Roman" w:cs="Times New Roman"/>
          <w:noProof/>
        </w:rPr>
        <w:drawing>
          <wp:inline distT="0" distB="0" distL="0" distR="0" wp14:anchorId="59E71F8B" wp14:editId="211E443A">
            <wp:extent cx="5989320" cy="4582107"/>
            <wp:effectExtent l="0" t="0" r="0" b="9525"/>
            <wp:docPr id="348262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9320" cy="4582107"/>
                    </a:xfrm>
                    <a:prstGeom prst="rect">
                      <a:avLst/>
                    </a:prstGeom>
                    <a:noFill/>
                    <a:ln>
                      <a:noFill/>
                    </a:ln>
                  </pic:spPr>
                </pic:pic>
              </a:graphicData>
            </a:graphic>
          </wp:inline>
        </w:drawing>
      </w:r>
    </w:p>
    <w:p w:rsidR="00AF3065" w:rsidRDefault="00AF3065" w14:paraId="666C3A01" w14:textId="77777777">
      <w:pPr>
        <w:rPr>
          <w:rFonts w:ascii="Times New Roman" w:hAnsi="Times New Roman" w:cs="Times New Roman"/>
        </w:rPr>
      </w:pPr>
    </w:p>
    <w:p w:rsidR="00FD4521" w:rsidRDefault="00FD4521" w14:paraId="230D1A29" w14:textId="77777777">
      <w:pPr>
        <w:rPr>
          <w:rFonts w:ascii="Times New Roman" w:hAnsi="Times New Roman" w:cs="Times New Roman"/>
        </w:rPr>
      </w:pPr>
      <w:r w:rsidRPr="00D476DE">
        <w:rPr>
          <w:rFonts w:ascii="Times New Roman" w:hAnsi="Times New Roman" w:cs="Times New Roman"/>
          <w:noProof/>
        </w:rPr>
        <w:drawing>
          <wp:inline distT="0" distB="0" distL="0" distR="0" wp14:anchorId="77B5E3EE" wp14:editId="14ADD187">
            <wp:extent cx="5989320" cy="9029966"/>
            <wp:effectExtent l="0" t="0" r="0" b="0"/>
            <wp:docPr id="39515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9320" cy="9029966"/>
                    </a:xfrm>
                    <a:prstGeom prst="rect">
                      <a:avLst/>
                    </a:prstGeom>
                    <a:noFill/>
                    <a:ln>
                      <a:noFill/>
                    </a:ln>
                  </pic:spPr>
                </pic:pic>
              </a:graphicData>
            </a:graphic>
          </wp:inline>
        </w:drawing>
      </w:r>
    </w:p>
    <w:p w:rsidRPr="002B73DB" w:rsidR="002720EC" w:rsidP="00B452C6" w:rsidRDefault="006B5BEB" w14:paraId="5AFD4BA6" w14:textId="0B4846A3">
      <w:pPr>
        <w:rPr>
          <w:rFonts w:ascii="Times New Roman" w:hAnsi="Times New Roman" w:cs="Times New Roman"/>
        </w:rPr>
      </w:pPr>
      <w:r w:rsidRPr="00D476DE">
        <w:rPr>
          <w:rFonts w:ascii="Times New Roman" w:hAnsi="Times New Roman" w:cs="Times New Roman"/>
          <w:noProof/>
        </w:rPr>
        <w:drawing>
          <wp:inline distT="0" distB="0" distL="0" distR="0" wp14:anchorId="7167B2AA" wp14:editId="3F6B3BE6">
            <wp:extent cx="5989320" cy="5688574"/>
            <wp:effectExtent l="0" t="0" r="0" b="7620"/>
            <wp:docPr id="449811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9320" cy="5688574"/>
                    </a:xfrm>
                    <a:prstGeom prst="rect">
                      <a:avLst/>
                    </a:prstGeom>
                    <a:noFill/>
                    <a:ln>
                      <a:noFill/>
                    </a:ln>
                  </pic:spPr>
                </pic:pic>
              </a:graphicData>
            </a:graphic>
          </wp:inline>
        </w:drawing>
      </w:r>
      <w:r w:rsidRPr="002B73DB" w:rsidR="002720EC">
        <w:rPr>
          <w:rFonts w:ascii="Times New Roman" w:hAnsi="Times New Roman" w:cs="Times New Roman"/>
        </w:rPr>
        <w:br w:type="page"/>
      </w:r>
    </w:p>
    <w:tbl>
      <w:tblPr>
        <w:tblpPr w:leftFromText="180" w:rightFromText="180" w:vertAnchor="text" w:horzAnchor="margin" w:tblpY="984"/>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2B73DB" w:rsidR="00A23817" w:rsidTr="005F6E0C" w14:paraId="2FD0B53C" w14:textId="77777777">
        <w:tc>
          <w:tcPr>
            <w:tcW w:w="936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Pr="002B73DB" w:rsidR="002720EC" w:rsidP="005F6E0C" w:rsidRDefault="002720EC" w14:paraId="56B318F1" w14:textId="77777777">
            <w:pPr>
              <w:jc w:val="both"/>
              <w:rPr>
                <w:rFonts w:ascii="Times New Roman" w:hAnsi="Times New Roman" w:cs="Times New Roman"/>
              </w:rPr>
            </w:pPr>
            <w:r w:rsidRPr="002B73DB">
              <w:rPr>
                <w:rFonts w:ascii="Times New Roman" w:hAnsi="Times New Roman" w:cs="Times New Roman"/>
                <w:b/>
                <w:bCs/>
              </w:rPr>
              <w:t>Ralph Mupita</w:t>
            </w:r>
            <w:r w:rsidRPr="002B73DB">
              <w:rPr>
                <w:rFonts w:ascii="Times New Roman" w:hAnsi="Times New Roman" w:cs="Times New Roman"/>
              </w:rPr>
              <w:t xml:space="preserve"> – President and Chief Executive Officer</w:t>
            </w:r>
          </w:p>
        </w:tc>
      </w:tr>
      <w:tr w:rsidRPr="002B73DB" w:rsidR="00E91386" w:rsidTr="005F6E0C" w14:paraId="5B3B59DC" w14:textId="77777777">
        <w:tc>
          <w:tcPr>
            <w:tcW w:w="9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2B73DB" w:rsidR="002720EC" w:rsidP="005F6E0C" w:rsidRDefault="002720EC" w14:paraId="74C596E9" w14:textId="77777777">
            <w:pPr>
              <w:jc w:val="both"/>
              <w:rPr>
                <w:rFonts w:ascii="Times New Roman" w:hAnsi="Times New Roman" w:cs="Times New Roman"/>
              </w:rPr>
            </w:pPr>
            <w:r w:rsidRPr="002B73DB">
              <w:rPr>
                <w:rFonts w:ascii="Times New Roman" w:hAnsi="Times New Roman" w:cs="Times New Roman"/>
                <w:sz w:val="20"/>
                <w:szCs w:val="20"/>
              </w:rPr>
              <w:t>Ralph Mupita has served as MTN's President and CEO since 2020. Prior to this role, he served as MTN's Chief Financial Officer from 2017 to 2020. Before joining MTN, Mupita was CEO of Old Mutual Emerging Markets, the emerging markets division of Old Mutual Group. He holds a Bachelor of Science degree in Electrical Engineering from the University of Zimbabwe and an MBA from INSEAD. Under his leadership, MTN has pursued the Ambition 2030 strategic framework, accelerated MoMo monetization, executed the IHS Towers acquisition, and initiated a capital return program including a ~45% dividend increase.</w:t>
            </w:r>
          </w:p>
        </w:tc>
      </w:tr>
      <w:tr w:rsidRPr="002B73DB" w:rsidR="00A23817" w:rsidTr="005F6E0C" w14:paraId="23C939FE" w14:textId="77777777">
        <w:tc>
          <w:tcPr>
            <w:tcW w:w="936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Pr="002B73DB" w:rsidR="002720EC" w:rsidP="005F6E0C" w:rsidRDefault="002720EC" w14:paraId="0EF33873" w14:textId="77777777">
            <w:pPr>
              <w:jc w:val="both"/>
              <w:rPr>
                <w:rFonts w:ascii="Times New Roman" w:hAnsi="Times New Roman" w:cs="Times New Roman"/>
              </w:rPr>
            </w:pPr>
            <w:r w:rsidRPr="002B73DB">
              <w:rPr>
                <w:rFonts w:ascii="Times New Roman" w:hAnsi="Times New Roman" w:cs="Times New Roman"/>
                <w:b/>
                <w:bCs/>
              </w:rPr>
              <w:t>Tsholofelo Molefe</w:t>
            </w:r>
            <w:r w:rsidRPr="002B73DB">
              <w:rPr>
                <w:rFonts w:ascii="Times New Roman" w:hAnsi="Times New Roman" w:cs="Times New Roman"/>
              </w:rPr>
              <w:t xml:space="preserve"> – Chief Financial Officer</w:t>
            </w:r>
          </w:p>
        </w:tc>
      </w:tr>
      <w:tr w:rsidRPr="002B73DB" w:rsidR="00E91386" w:rsidTr="005F6E0C" w14:paraId="38484543" w14:textId="77777777">
        <w:tc>
          <w:tcPr>
            <w:tcW w:w="9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2B73DB" w:rsidR="002720EC" w:rsidP="005F6E0C" w:rsidRDefault="002720EC" w14:paraId="79C2912C" w14:textId="77777777">
            <w:pPr>
              <w:jc w:val="both"/>
              <w:rPr>
                <w:rFonts w:ascii="Times New Roman" w:hAnsi="Times New Roman" w:cs="Times New Roman"/>
              </w:rPr>
            </w:pPr>
            <w:r w:rsidRPr="002B73DB">
              <w:rPr>
                <w:rFonts w:ascii="Times New Roman" w:hAnsi="Times New Roman" w:cs="Times New Roman"/>
                <w:sz w:val="20"/>
                <w:szCs w:val="20"/>
              </w:rPr>
              <w:t>Tsholofelo Molefe serves as MTN's Chief Financial Officer, responsible for group financial strategy, capital allocation, investor relations, and treasury. She has played a central role in navigating MTN's financial response to the Nigeria FX headwinds, managing the balance sheet through the IHS acquisition, and communicating the group's differentiated earnings recovery trajectory to the investment community.</w:t>
            </w:r>
          </w:p>
        </w:tc>
      </w:tr>
      <w:tr w:rsidRPr="002B73DB" w:rsidR="00A23817" w:rsidTr="005F6E0C" w14:paraId="5EBDB973" w14:textId="77777777">
        <w:tc>
          <w:tcPr>
            <w:tcW w:w="936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Pr="002B73DB" w:rsidR="002720EC" w:rsidP="005F6E0C" w:rsidRDefault="002720EC" w14:paraId="4795F3FB" w14:textId="77777777">
            <w:pPr>
              <w:jc w:val="both"/>
              <w:rPr>
                <w:rFonts w:ascii="Times New Roman" w:hAnsi="Times New Roman" w:cs="Times New Roman"/>
              </w:rPr>
            </w:pPr>
            <w:r w:rsidRPr="002B73DB">
              <w:rPr>
                <w:rFonts w:ascii="Times New Roman" w:hAnsi="Times New Roman" w:cs="Times New Roman"/>
                <w:b/>
                <w:bCs/>
              </w:rPr>
              <w:t>Serigne Dioum</w:t>
            </w:r>
            <w:r w:rsidRPr="002B73DB">
              <w:rPr>
                <w:rFonts w:ascii="Times New Roman" w:hAnsi="Times New Roman" w:cs="Times New Roman"/>
              </w:rPr>
              <w:t xml:space="preserve"> – Group President, Fintech (MoMo)</w:t>
            </w:r>
          </w:p>
        </w:tc>
      </w:tr>
      <w:tr w:rsidRPr="002B73DB" w:rsidR="00E91386" w:rsidTr="005F6E0C" w14:paraId="6BCBF241" w14:textId="77777777">
        <w:tc>
          <w:tcPr>
            <w:tcW w:w="9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2B73DB" w:rsidR="002720EC" w:rsidP="005F6E0C" w:rsidRDefault="002720EC" w14:paraId="2F8065BE" w14:textId="77777777">
            <w:pPr>
              <w:jc w:val="both"/>
              <w:rPr>
                <w:rFonts w:ascii="Times New Roman" w:hAnsi="Times New Roman" w:cs="Times New Roman"/>
              </w:rPr>
            </w:pPr>
            <w:r w:rsidRPr="002B73DB">
              <w:rPr>
                <w:rFonts w:ascii="Times New Roman" w:hAnsi="Times New Roman" w:cs="Times New Roman"/>
                <w:sz w:val="20"/>
                <w:szCs w:val="20"/>
              </w:rPr>
              <w:t>Serigne Dioum leads MTN's fintech business globally, overseeing the MoMo platform strategy across all operating markets. He has been the primary architect of MoMo's transition from a basic P2P payments service to a full financial ecosystem including micro-lending, microinsurance, remittances, and the Mastercard virtual card partnership. Dioum has positioned MoMo to replicate the M-Pesa monetization S-curve in MTN's markets.</w:t>
            </w:r>
          </w:p>
        </w:tc>
      </w:tr>
      <w:tr w:rsidRPr="002B73DB" w:rsidR="00A23817" w:rsidTr="005F6E0C" w14:paraId="101D8A2A" w14:textId="77777777">
        <w:tc>
          <w:tcPr>
            <w:tcW w:w="936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80" w:type="dxa"/>
              <w:left w:w="120" w:type="dxa"/>
              <w:bottom w:w="80" w:type="dxa"/>
              <w:right w:w="120" w:type="dxa"/>
            </w:tcMar>
          </w:tcPr>
          <w:p w:rsidRPr="002B73DB" w:rsidR="002720EC" w:rsidP="005F6E0C" w:rsidRDefault="002720EC" w14:paraId="0A19855A" w14:textId="77777777">
            <w:pPr>
              <w:jc w:val="both"/>
              <w:rPr>
                <w:rFonts w:ascii="Times New Roman" w:hAnsi="Times New Roman" w:cs="Times New Roman"/>
              </w:rPr>
            </w:pPr>
            <w:r w:rsidRPr="002B73DB">
              <w:rPr>
                <w:rFonts w:ascii="Times New Roman" w:hAnsi="Times New Roman" w:cs="Times New Roman"/>
                <w:b/>
                <w:bCs/>
              </w:rPr>
              <w:t>Frédéric Brouhard</w:t>
            </w:r>
            <w:r w:rsidRPr="002B73DB">
              <w:rPr>
                <w:rFonts w:ascii="Times New Roman" w:hAnsi="Times New Roman" w:cs="Times New Roman"/>
              </w:rPr>
              <w:t xml:space="preserve"> – Group President, Bayobab</w:t>
            </w:r>
          </w:p>
        </w:tc>
      </w:tr>
      <w:tr w:rsidRPr="002B73DB" w:rsidR="00E91386" w:rsidTr="005F6E0C" w14:paraId="3232174D" w14:textId="77777777">
        <w:tc>
          <w:tcPr>
            <w:tcW w:w="9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2B73DB" w:rsidR="002720EC" w:rsidP="005F6E0C" w:rsidRDefault="002720EC" w14:paraId="584A3723" w14:textId="77777777">
            <w:pPr>
              <w:jc w:val="both"/>
              <w:rPr>
                <w:rFonts w:ascii="Times New Roman" w:hAnsi="Times New Roman" w:cs="Times New Roman"/>
              </w:rPr>
            </w:pPr>
            <w:r w:rsidRPr="002B73DB">
              <w:rPr>
                <w:rFonts w:ascii="Times New Roman" w:hAnsi="Times New Roman" w:cs="Times New Roman"/>
                <w:sz w:val="20"/>
                <w:szCs w:val="20"/>
              </w:rPr>
              <w:t>Frédéric Brouhard leads Bayobab, MTN's wholly owned digital infrastructure subsidiary. He oversees the 127,000+ km open-access fiber network, the 2Africa subsea cable system, and MTN's strategy to develop AI-enabled data centers in partnership with hyperscalers including Microsoft and Google. Brouhard is executing the structural separation of Bayobab from MTN's mobile operations to position it for a potential future IPO or strategic partnership at an infrastructure multiple.</w:t>
            </w:r>
          </w:p>
        </w:tc>
      </w:tr>
    </w:tbl>
    <w:p w:rsidRPr="002B73DB" w:rsidR="002720EC" w:rsidP="50B8BFE5" w:rsidRDefault="0E138B02" w14:paraId="3F1A25A1" w14:textId="213B8262">
      <w:pPr>
        <w:pStyle w:val="Heading1"/>
        <w:rPr>
          <w:rFonts w:ascii="Times New Roman" w:hAnsi="Times New Roman" w:cs="Times New Roman"/>
        </w:rPr>
      </w:pPr>
      <w:r w:rsidRPr="002B73DB">
        <w:rPr>
          <w:rFonts w:ascii="Times New Roman" w:hAnsi="Times New Roman" w:cs="Times New Roman"/>
        </w:rPr>
        <w:t>Appendix</w:t>
      </w:r>
      <w:r w:rsidRPr="002B73DB" w:rsidR="002720EC">
        <w:rPr>
          <w:rFonts w:ascii="Times New Roman" w:hAnsi="Times New Roman" w:cs="Times New Roman"/>
        </w:rPr>
        <w:tab/>
      </w:r>
      <w:r w:rsidRPr="002B73DB" w:rsidR="002720EC">
        <w:rPr>
          <w:rFonts w:ascii="Times New Roman" w:hAnsi="Times New Roman" w:cs="Times New Roman"/>
        </w:rPr>
        <w:tab/>
      </w:r>
      <w:r w:rsidRPr="002B73DB" w:rsidR="002720EC">
        <w:rPr>
          <w:rFonts w:ascii="Times New Roman" w:hAnsi="Times New Roman" w:cs="Times New Roman"/>
        </w:rPr>
        <w:tab/>
      </w:r>
    </w:p>
    <w:p w:rsidRPr="002B73DB" w:rsidR="00D436F9" w:rsidP="50B8BFE5" w:rsidRDefault="5D1F2C40" w14:paraId="028E6C87" w14:textId="77777777">
      <w:pPr>
        <w:rPr>
          <w:ins w:author="Michael Rhoton" w:date="2026-04-16T11:11:00Z" w16du:dateUtc="2026-04-16T17:11:00Z" w:id="2"/>
          <w:rFonts w:ascii="Times New Roman" w:hAnsi="Times New Roman" w:cs="Times New Roman"/>
        </w:rPr>
        <w:sectPr w:rsidRPr="002B73DB" w:rsidR="00D436F9" w:rsidSect="00363279">
          <w:type w:val="continuous"/>
          <w:pgSz w:w="12240" w:h="15840" w:orient="portrait"/>
          <w:pgMar w:top="1440" w:right="1440" w:bottom="1440" w:left="1440" w:header="708" w:footer="708" w:gutter="0"/>
          <w:cols w:space="720"/>
          <w:docGrid w:linePitch="360"/>
        </w:sectPr>
      </w:pPr>
      <w:r w:rsidRPr="002B73DB">
        <w:rPr>
          <w:rFonts w:ascii="Times New Roman" w:hAnsi="Times New Roman" w:cs="Times New Roman"/>
        </w:rPr>
        <w:br w:type="page"/>
      </w:r>
    </w:p>
    <w:p w:rsidRPr="002B73DB" w:rsidR="5D1F2C40" w:rsidRDefault="5D1F2C40" w14:paraId="2B70AAE2" w14:textId="70A6AA80">
      <w:pPr>
        <w:rPr>
          <w:rFonts w:ascii="Times New Roman" w:hAnsi="Times New Roman" w:cs="Times New Roman"/>
        </w:rPr>
      </w:pPr>
    </w:p>
    <w:p w:rsidRPr="002B73DB" w:rsidR="00D436F9" w:rsidP="5D1F2C40" w:rsidRDefault="00D436F9" w14:paraId="786650CC" w14:textId="77777777">
      <w:pPr>
        <w:rPr>
          <w:rFonts w:ascii="Times New Roman" w:hAnsi="Times New Roman" w:cs="Times New Roman"/>
        </w:rPr>
      </w:pPr>
    </w:p>
    <w:p w:rsidRPr="00D476DE" w:rsidR="00596C70" w:rsidP="5D1F2C40" w:rsidRDefault="00596C70" w14:paraId="28773A53" w14:textId="73A0AC61">
      <w:pPr>
        <w:rPr>
          <w:rFonts w:ascii="Times New Roman" w:hAnsi="Times New Roman" w:cs="Times New Roman"/>
        </w:rPr>
      </w:pPr>
      <w:r w:rsidRPr="00D476DE">
        <w:rPr>
          <w:rFonts w:ascii="Times New Roman" w:hAnsi="Times New Roman" w:cs="Times New Roman"/>
        </w:rPr>
        <w:t xml:space="preserve">Exhibit 1: </w:t>
      </w:r>
    </w:p>
    <w:p w:rsidRPr="00D476DE" w:rsidR="00596C70" w:rsidP="5D1F2C40" w:rsidRDefault="00596C70" w14:paraId="44AEE7C8" w14:textId="77777777">
      <w:pPr>
        <w:rPr>
          <w:rFonts w:ascii="Times New Roman" w:hAnsi="Times New Roman" w:cs="Times New Roman"/>
        </w:rPr>
      </w:pPr>
    </w:p>
    <w:p w:rsidRPr="00D476DE" w:rsidR="00596C70" w:rsidP="5D1F2C40" w:rsidRDefault="00596C70" w14:paraId="3E36A619" w14:textId="08F56CC0">
      <w:pPr>
        <w:rPr>
          <w:rFonts w:ascii="Times New Roman" w:hAnsi="Times New Roman" w:cs="Times New Roman"/>
        </w:rPr>
      </w:pPr>
      <w:r w:rsidRPr="00D476DE">
        <w:rPr>
          <w:rFonts w:ascii="Times New Roman" w:hAnsi="Times New Roman" w:cs="Times New Roman"/>
          <w:noProof/>
        </w:rPr>
        <w:drawing>
          <wp:inline distT="0" distB="0" distL="0" distR="0" wp14:anchorId="4A59C2F0" wp14:editId="23D6BFD4">
            <wp:extent cx="4671060" cy="3346073"/>
            <wp:effectExtent l="0" t="0" r="0" b="6985"/>
            <wp:docPr id="6" name="Picture 5">
              <a:extLst xmlns:a="http://schemas.openxmlformats.org/drawingml/2006/main">
                <a:ext uri="{FF2B5EF4-FFF2-40B4-BE49-F238E27FC236}">
                  <a16:creationId xmlns:a16="http://schemas.microsoft.com/office/drawing/2014/main" id="{EDA60F33-C6CA-647A-A31E-5258EA64A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DA60F33-C6CA-647A-A31E-5258EA64AF75}"/>
                        </a:ext>
                      </a:extLst>
                    </pic:cNvPr>
                    <pic:cNvPicPr>
                      <a:picLocks noChangeAspect="1"/>
                    </pic:cNvPicPr>
                  </pic:nvPicPr>
                  <pic:blipFill>
                    <a:blip r:embed="rId20"/>
                    <a:stretch>
                      <a:fillRect/>
                    </a:stretch>
                  </pic:blipFill>
                  <pic:spPr>
                    <a:xfrm>
                      <a:off x="0" y="0"/>
                      <a:ext cx="4674151" cy="3348287"/>
                    </a:xfrm>
                    <a:prstGeom prst="rect">
                      <a:avLst/>
                    </a:prstGeom>
                  </pic:spPr>
                </pic:pic>
              </a:graphicData>
            </a:graphic>
          </wp:inline>
        </w:drawing>
      </w:r>
    </w:p>
    <w:p w:rsidRPr="00D476DE" w:rsidR="00596C70" w:rsidP="5D1F2C40" w:rsidRDefault="00596C70" w14:paraId="458192A0" w14:textId="77777777">
      <w:pPr>
        <w:rPr>
          <w:rFonts w:ascii="Times New Roman" w:hAnsi="Times New Roman" w:cs="Times New Roman"/>
        </w:rPr>
      </w:pPr>
    </w:p>
    <w:p w:rsidRPr="002B73DB" w:rsidR="5D1F2C40" w:rsidP="5D1F2C40" w:rsidRDefault="00D436F9" w14:paraId="471AAFB1" w14:textId="01055B05">
      <w:pPr>
        <w:rPr>
          <w:rFonts w:ascii="Times New Roman" w:hAnsi="Times New Roman" w:cs="Times New Roman"/>
        </w:rPr>
      </w:pPr>
      <w:r w:rsidRPr="002B73DB">
        <w:rPr>
          <w:rFonts w:ascii="Times New Roman" w:hAnsi="Times New Roman" w:cs="Times New Roman"/>
        </w:rPr>
        <w:t>Exhibit 2:</w:t>
      </w:r>
    </w:p>
    <w:p w:rsidRPr="002B73DB" w:rsidR="00057CD8" w:rsidP="5D1F2C40" w:rsidRDefault="00057CD8" w14:paraId="0DB5534D" w14:textId="77777777">
      <w:pPr>
        <w:rPr>
          <w:rFonts w:ascii="Times New Roman" w:hAnsi="Times New Roman" w:cs="Times New Roman"/>
        </w:rPr>
      </w:pPr>
    </w:p>
    <w:p w:rsidRPr="002B73DB" w:rsidR="00057CD8" w:rsidP="5D1F2C40" w:rsidRDefault="00057CD8" w14:paraId="0339E916" w14:textId="4909FF18">
      <w:pPr>
        <w:rPr>
          <w:rFonts w:ascii="Times New Roman" w:hAnsi="Times New Roman" w:cs="Times New Roman"/>
        </w:rPr>
      </w:pPr>
      <w:r w:rsidRPr="00D476DE">
        <w:rPr>
          <w:rFonts w:ascii="Times New Roman" w:hAnsi="Times New Roman" w:cs="Times New Roman"/>
          <w:noProof/>
        </w:rPr>
        <w:drawing>
          <wp:inline distT="0" distB="0" distL="0" distR="0" wp14:anchorId="1F8C25AB" wp14:editId="15C69422">
            <wp:extent cx="4754880" cy="3406648"/>
            <wp:effectExtent l="0" t="0" r="7620" b="3810"/>
            <wp:docPr id="2314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795" name=""/>
                    <pic:cNvPicPr/>
                  </pic:nvPicPr>
                  <pic:blipFill>
                    <a:blip r:embed="rId21"/>
                    <a:stretch>
                      <a:fillRect/>
                    </a:stretch>
                  </pic:blipFill>
                  <pic:spPr>
                    <a:xfrm>
                      <a:off x="0" y="0"/>
                      <a:ext cx="4762462" cy="3412080"/>
                    </a:xfrm>
                    <a:prstGeom prst="rect">
                      <a:avLst/>
                    </a:prstGeom>
                  </pic:spPr>
                </pic:pic>
              </a:graphicData>
            </a:graphic>
          </wp:inline>
        </w:drawing>
      </w:r>
    </w:p>
    <w:p w:rsidRPr="002B73DB" w:rsidR="009370BA" w:rsidP="5D1F2C40" w:rsidRDefault="009370BA" w14:paraId="5DE0F504" w14:textId="77777777">
      <w:pPr>
        <w:rPr>
          <w:rFonts w:ascii="Times New Roman" w:hAnsi="Times New Roman" w:cs="Times New Roman"/>
        </w:rPr>
      </w:pPr>
    </w:p>
    <w:p w:rsidRPr="002B73DB" w:rsidR="009370BA" w:rsidP="5D1F2C40" w:rsidRDefault="009370BA" w14:paraId="02C042EB" w14:textId="039073B4">
      <w:pPr>
        <w:rPr>
          <w:rFonts w:ascii="Times New Roman" w:hAnsi="Times New Roman" w:cs="Times New Roman"/>
        </w:rPr>
      </w:pPr>
      <w:r w:rsidRPr="002B73DB">
        <w:rPr>
          <w:rFonts w:ascii="Times New Roman" w:hAnsi="Times New Roman" w:cs="Times New Roman"/>
        </w:rPr>
        <w:t>Exhibit 3:</w:t>
      </w:r>
    </w:p>
    <w:p w:rsidRPr="002B73DB" w:rsidR="009370BA" w:rsidP="5D1F2C40" w:rsidRDefault="009370BA" w14:paraId="110EB2A7" w14:textId="77777777">
      <w:pPr>
        <w:rPr>
          <w:rFonts w:ascii="Times New Roman" w:hAnsi="Times New Roman" w:cs="Times New Roman"/>
        </w:rPr>
      </w:pPr>
    </w:p>
    <w:p w:rsidRPr="002B73DB" w:rsidR="00545846" w:rsidP="5D1F2C40" w:rsidRDefault="00545846" w14:paraId="533B0D8E" w14:textId="61BBBEB8">
      <w:pPr>
        <w:rPr>
          <w:rFonts w:ascii="Times New Roman" w:hAnsi="Times New Roman" w:cs="Times New Roman"/>
        </w:rPr>
      </w:pPr>
      <w:r w:rsidRPr="00D476DE">
        <w:rPr>
          <w:rFonts w:ascii="Times New Roman" w:hAnsi="Times New Roman" w:cs="Times New Roman"/>
          <w:noProof/>
        </w:rPr>
        <w:drawing>
          <wp:inline distT="0" distB="0" distL="0" distR="0" wp14:anchorId="7A909406" wp14:editId="5D225F71">
            <wp:extent cx="4869234" cy="3352800"/>
            <wp:effectExtent l="0" t="0" r="7620" b="0"/>
            <wp:docPr id="140067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72355" name=""/>
                    <pic:cNvPicPr/>
                  </pic:nvPicPr>
                  <pic:blipFill>
                    <a:blip r:embed="rId22"/>
                    <a:stretch>
                      <a:fillRect/>
                    </a:stretch>
                  </pic:blipFill>
                  <pic:spPr>
                    <a:xfrm>
                      <a:off x="0" y="0"/>
                      <a:ext cx="4881896" cy="3361519"/>
                    </a:xfrm>
                    <a:prstGeom prst="rect">
                      <a:avLst/>
                    </a:prstGeom>
                  </pic:spPr>
                </pic:pic>
              </a:graphicData>
            </a:graphic>
          </wp:inline>
        </w:drawing>
      </w:r>
    </w:p>
    <w:p w:rsidRPr="002B73DB" w:rsidR="00545846" w:rsidP="5D1F2C40" w:rsidRDefault="00545846" w14:paraId="4966C0BA" w14:textId="77777777">
      <w:pPr>
        <w:rPr>
          <w:rFonts w:ascii="Times New Roman" w:hAnsi="Times New Roman" w:cs="Times New Roman"/>
        </w:rPr>
      </w:pPr>
    </w:p>
    <w:p w:rsidRPr="002B73DB" w:rsidR="00545846" w:rsidP="5D1F2C40" w:rsidRDefault="00545846" w14:paraId="5EC90648" w14:textId="51960A73">
      <w:pPr>
        <w:rPr>
          <w:rFonts w:ascii="Times New Roman" w:hAnsi="Times New Roman" w:cs="Times New Roman"/>
        </w:rPr>
      </w:pPr>
      <w:r w:rsidRPr="002B73DB">
        <w:rPr>
          <w:rFonts w:ascii="Times New Roman" w:hAnsi="Times New Roman" w:cs="Times New Roman"/>
        </w:rPr>
        <w:t>Exhibit 4:</w:t>
      </w:r>
    </w:p>
    <w:p w:rsidRPr="002B73DB" w:rsidR="00545846" w:rsidP="5D1F2C40" w:rsidRDefault="00545846" w14:paraId="73C1BA8A" w14:textId="77777777">
      <w:pPr>
        <w:rPr>
          <w:rFonts w:ascii="Times New Roman" w:hAnsi="Times New Roman" w:cs="Times New Roman"/>
        </w:rPr>
      </w:pPr>
    </w:p>
    <w:p w:rsidRPr="002B73DB" w:rsidR="009370BA" w:rsidP="5D1F2C40" w:rsidRDefault="00F85DF4" w14:paraId="7D578117" w14:textId="4F0369F6">
      <w:pPr>
        <w:rPr>
          <w:rFonts w:ascii="Times New Roman" w:hAnsi="Times New Roman" w:cs="Times New Roman"/>
        </w:rPr>
      </w:pPr>
      <w:r w:rsidRPr="00D476DE">
        <w:rPr>
          <w:rFonts w:ascii="Times New Roman" w:hAnsi="Times New Roman" w:cs="Times New Roman"/>
          <w:noProof/>
        </w:rPr>
        <w:drawing>
          <wp:inline distT="0" distB="0" distL="0" distR="0" wp14:anchorId="5104E01A" wp14:editId="3024E7EB">
            <wp:extent cx="4319951" cy="3215640"/>
            <wp:effectExtent l="0" t="0" r="4445" b="3810"/>
            <wp:docPr id="1169279985" name="Chart 1">
              <a:extLst xmlns:a="http://schemas.openxmlformats.org/drawingml/2006/main">
                <a:ext uri="{FF2B5EF4-FFF2-40B4-BE49-F238E27FC236}">
                  <a16:creationId xmlns:a16="http://schemas.microsoft.com/office/drawing/2014/main" id="{953D97A8-D6BB-453F-B5A4-F316E8EB6D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Pr="002B73DB" w:rsidR="00192738" w:rsidP="5D1F2C40" w:rsidRDefault="00192738" w14:paraId="579502C8" w14:textId="237EF212">
      <w:pPr>
        <w:rPr>
          <w:rFonts w:ascii="Times New Roman" w:hAnsi="Times New Roman" w:cs="Times New Roman"/>
        </w:rPr>
      </w:pPr>
      <w:r w:rsidRPr="002B73DB">
        <w:rPr>
          <w:rFonts w:ascii="Times New Roman" w:hAnsi="Times New Roman" w:cs="Times New Roman"/>
        </w:rPr>
        <w:t xml:space="preserve">Source: Bloomberg </w:t>
      </w:r>
      <w:r w:rsidRPr="002B73DB" w:rsidR="005809FD">
        <w:rPr>
          <w:rFonts w:ascii="Times New Roman" w:hAnsi="Times New Roman" w:cs="Times New Roman"/>
        </w:rPr>
        <w:t>&lt;FA PROD&gt; Function</w:t>
      </w:r>
    </w:p>
    <w:p w:rsidRPr="002B73DB" w:rsidR="009370BA" w:rsidP="5D1F2C40" w:rsidRDefault="009370BA" w14:paraId="7CF4B1CC" w14:textId="77777777">
      <w:pPr>
        <w:rPr>
          <w:rFonts w:ascii="Times New Roman" w:hAnsi="Times New Roman" w:cs="Times New Roman"/>
        </w:rPr>
      </w:pPr>
    </w:p>
    <w:p w:rsidRPr="00D476DE" w:rsidR="001D6A65" w:rsidP="5D1F2C40" w:rsidRDefault="00013E5A" w14:paraId="69D15EA2" w14:textId="55C77B07">
      <w:pPr>
        <w:rPr>
          <w:rFonts w:ascii="Times New Roman" w:hAnsi="Times New Roman" w:cs="Times New Roman"/>
        </w:rPr>
      </w:pPr>
      <w:r w:rsidRPr="00D476DE">
        <w:rPr>
          <w:rFonts w:ascii="Times New Roman" w:hAnsi="Times New Roman" w:cs="Times New Roman"/>
          <w:noProof/>
        </w:rPr>
        <w:object w:dxaOrig="1513" w:dyaOrig="985" w14:anchorId="659B3A3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75pt;height:49.5pt" o:ole="" type="#_x0000_t75">
            <v:imagedata o:title="" r:id="rId24"/>
          </v:shape>
          <o:OLEObject Type="Embed" ProgID="Excel.Sheet.12" ShapeID="_x0000_i1025" DrawAspect="Icon" ObjectID="_1837874040" r:id="rId25"/>
        </w:object>
      </w:r>
    </w:p>
    <w:p w:rsidRPr="00D476DE" w:rsidR="001D6A65" w:rsidP="5D1F2C40" w:rsidRDefault="001D6A65" w14:paraId="44D389F0" w14:textId="77777777">
      <w:pPr>
        <w:rPr>
          <w:rFonts w:ascii="Times New Roman" w:hAnsi="Times New Roman" w:cs="Times New Roman"/>
        </w:rPr>
      </w:pPr>
    </w:p>
    <w:p w:rsidRPr="00D476DE" w:rsidR="001D6A65" w:rsidP="5D1F2C40" w:rsidRDefault="001D6A65" w14:paraId="25735A17" w14:textId="77777777">
      <w:pPr>
        <w:rPr>
          <w:rFonts w:ascii="Times New Roman" w:hAnsi="Times New Roman" w:cs="Times New Roman"/>
        </w:rPr>
      </w:pPr>
    </w:p>
    <w:p w:rsidRPr="002B73DB" w:rsidR="009370BA" w:rsidP="5D1F2C40" w:rsidRDefault="009370BA" w14:paraId="0FCE522E" w14:textId="20D40C8B">
      <w:pPr>
        <w:rPr>
          <w:rFonts w:ascii="Times New Roman" w:hAnsi="Times New Roman" w:cs="Times New Roman"/>
        </w:rPr>
      </w:pPr>
      <w:r w:rsidRPr="002B73DB">
        <w:rPr>
          <w:rFonts w:ascii="Times New Roman" w:hAnsi="Times New Roman" w:cs="Times New Roman"/>
        </w:rPr>
        <w:t xml:space="preserve">Exhibit </w:t>
      </w:r>
      <w:r w:rsidRPr="002B73DB" w:rsidR="00545846">
        <w:rPr>
          <w:rFonts w:ascii="Times New Roman" w:hAnsi="Times New Roman" w:cs="Times New Roman"/>
        </w:rPr>
        <w:t>5</w:t>
      </w:r>
    </w:p>
    <w:p w:rsidRPr="002B73DB" w:rsidR="5D1F2C40" w:rsidP="5D1F2C40" w:rsidRDefault="5D1F2C40" w14:paraId="627F68F6" w14:textId="02462E35">
      <w:pPr>
        <w:rPr>
          <w:rFonts w:ascii="Times New Roman" w:hAnsi="Times New Roman" w:cs="Times New Roman"/>
        </w:rPr>
      </w:pPr>
    </w:p>
    <w:p w:rsidRPr="002B73DB" w:rsidR="009D6431" w:rsidP="5D1F2C40" w:rsidRDefault="006212F9" w14:paraId="599CFBAE" w14:textId="4CD75633">
      <w:pPr>
        <w:rPr>
          <w:rFonts w:ascii="Times New Roman" w:hAnsi="Times New Roman" w:cs="Times New Roman"/>
        </w:rPr>
      </w:pPr>
      <w:r w:rsidRPr="00D476DE">
        <w:rPr>
          <w:rFonts w:ascii="Times New Roman" w:hAnsi="Times New Roman" w:cs="Times New Roman"/>
          <w:noProof/>
        </w:rPr>
        <w:drawing>
          <wp:inline distT="0" distB="0" distL="0" distR="0" wp14:anchorId="7C12B8D7" wp14:editId="177CBABF">
            <wp:extent cx="4389967" cy="3238500"/>
            <wp:effectExtent l="0" t="0" r="10795" b="0"/>
            <wp:docPr id="927010401" name="Chart 1">
              <a:extLst xmlns:a="http://schemas.openxmlformats.org/drawingml/2006/main">
                <a:ext uri="{FF2B5EF4-FFF2-40B4-BE49-F238E27FC236}">
                  <a16:creationId xmlns:a16="http://schemas.microsoft.com/office/drawing/2014/main" id="{1F2826A2-7DD1-40E6-99DE-F4903D5075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8F144A" w:rsidP="005809FD" w:rsidRDefault="005809FD" w14:paraId="26DE8B84" w14:textId="77777777">
      <w:pPr>
        <w:rPr>
          <w:rFonts w:ascii="Times New Roman" w:hAnsi="Times New Roman" w:cs="Times New Roman"/>
        </w:rPr>
      </w:pPr>
      <w:r w:rsidRPr="002B73DB">
        <w:rPr>
          <w:rFonts w:ascii="Times New Roman" w:hAnsi="Times New Roman" w:cs="Times New Roman"/>
        </w:rPr>
        <w:t>Source: Bloomberg &lt;FA PROD&gt; Function</w:t>
      </w:r>
    </w:p>
    <w:p w:rsidR="008504DF" w:rsidP="005809FD" w:rsidRDefault="008504DF" w14:paraId="59589337" w14:textId="77777777">
      <w:pPr>
        <w:rPr>
          <w:rFonts w:ascii="Times New Roman" w:hAnsi="Times New Roman" w:cs="Times New Roman"/>
        </w:rPr>
      </w:pPr>
    </w:p>
    <w:p w:rsidRPr="002B73DB" w:rsidR="008504DF" w:rsidP="005809FD" w:rsidRDefault="00FB409E" w14:paraId="6590067B" w14:textId="36DD263A">
      <w:pPr>
        <w:rPr>
          <w:rFonts w:ascii="Times New Roman" w:hAnsi="Times New Roman" w:cs="Times New Roman"/>
        </w:rPr>
      </w:pPr>
      <w:r w:rsidRPr="00D476DE">
        <w:rPr>
          <w:rFonts w:ascii="Times New Roman" w:hAnsi="Times New Roman" w:cs="Times New Roman"/>
        </w:rPr>
        <w:t>Exhibit 6</w:t>
      </w:r>
    </w:p>
    <w:p w:rsidRPr="00D476DE" w:rsidR="00FB409E" w:rsidP="005809FD" w:rsidRDefault="00FB409E" w14:paraId="5718B55A" w14:textId="77777777">
      <w:pPr>
        <w:rPr>
          <w:rFonts w:ascii="Times New Roman" w:hAnsi="Times New Roman" w:cs="Times New Roman"/>
        </w:rPr>
      </w:pPr>
    </w:p>
    <w:p w:rsidRPr="00D476DE" w:rsidR="00FB409E" w:rsidP="005809FD" w:rsidRDefault="00FB409E" w14:paraId="069D7E88" w14:textId="53903798">
      <w:pPr>
        <w:rPr>
          <w:rFonts w:ascii="Times New Roman" w:hAnsi="Times New Roman" w:cs="Times New Roman"/>
        </w:rPr>
      </w:pPr>
      <w:r w:rsidRPr="00D476DE">
        <w:rPr>
          <w:rFonts w:ascii="Times New Roman" w:hAnsi="Times New Roman" w:cs="Times New Roman"/>
          <w:noProof/>
        </w:rPr>
        <w:drawing>
          <wp:inline distT="0" distB="0" distL="0" distR="0" wp14:anchorId="5EB193D0" wp14:editId="0ED8C29A">
            <wp:extent cx="5943600" cy="2537460"/>
            <wp:effectExtent l="0" t="0" r="0" b="15240"/>
            <wp:docPr id="1083797089" name="Chart 1">
              <a:extLst xmlns:a="http://schemas.openxmlformats.org/drawingml/2006/main">
                <a:ext uri="{FF2B5EF4-FFF2-40B4-BE49-F238E27FC236}">
                  <a16:creationId xmlns:a16="http://schemas.microsoft.com/office/drawing/2014/main" id="{05D63CDA-4506-443C-BE07-29180296F5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Pr="00D476DE" w:rsidR="00FB409E" w:rsidP="005809FD" w:rsidRDefault="00FD377F" w14:paraId="348398BC" w14:textId="4E50D727">
      <w:pPr>
        <w:rPr>
          <w:rFonts w:ascii="Times New Roman" w:hAnsi="Times New Roman" w:cs="Times New Roman"/>
        </w:rPr>
      </w:pPr>
      <w:r w:rsidRPr="00D476DE">
        <w:rPr>
          <w:rFonts w:ascii="Times New Roman" w:hAnsi="Times New Roman" w:cs="Times New Roman"/>
        </w:rPr>
        <w:t>Note: DDF = Data + Digital + Fintech revenue combined. 2026E based on Bloomberg forward estimates. Line chart uses % of each country's own total revenue (not group total).</w:t>
      </w:r>
    </w:p>
    <w:p w:rsidRPr="00D476DE" w:rsidR="00D11C66" w:rsidP="005809FD" w:rsidRDefault="00D11C66" w14:paraId="6DDF585A" w14:textId="77777777">
      <w:pPr>
        <w:rPr>
          <w:rFonts w:ascii="Times New Roman" w:hAnsi="Times New Roman" w:cs="Times New Roman"/>
        </w:rPr>
      </w:pPr>
    </w:p>
    <w:p w:rsidRPr="00D476DE" w:rsidR="00FB409E" w:rsidP="005809FD" w:rsidRDefault="00FB409E" w14:paraId="018BCA77" w14:textId="1A6F7F57">
      <w:pPr>
        <w:rPr>
          <w:rFonts w:ascii="Times New Roman" w:hAnsi="Times New Roman" w:cs="Times New Roman"/>
        </w:rPr>
      </w:pPr>
      <w:r w:rsidRPr="00D476DE">
        <w:rPr>
          <w:rFonts w:ascii="Times New Roman" w:hAnsi="Times New Roman" w:cs="Times New Roman"/>
        </w:rPr>
        <w:t>Exhibit 7</w:t>
      </w:r>
    </w:p>
    <w:p w:rsidRPr="00D476DE" w:rsidR="00FB409E" w:rsidP="005809FD" w:rsidRDefault="00FB409E" w14:paraId="1A2CA723" w14:textId="77777777">
      <w:pPr>
        <w:rPr>
          <w:rFonts w:ascii="Times New Roman" w:hAnsi="Times New Roman" w:cs="Times New Roman"/>
        </w:rPr>
      </w:pPr>
    </w:p>
    <w:p w:rsidRPr="00D476DE" w:rsidR="00FB409E" w:rsidP="005809FD" w:rsidRDefault="00FB409E" w14:paraId="3B182D5B" w14:textId="24C5087E">
      <w:pPr>
        <w:rPr>
          <w:rFonts w:ascii="Times New Roman" w:hAnsi="Times New Roman" w:cs="Times New Roman"/>
        </w:rPr>
      </w:pPr>
      <w:r w:rsidRPr="00D476DE">
        <w:rPr>
          <w:rFonts w:ascii="Times New Roman" w:hAnsi="Times New Roman" w:cs="Times New Roman"/>
          <w:noProof/>
        </w:rPr>
        <w:drawing>
          <wp:inline distT="0" distB="0" distL="0" distR="0" wp14:anchorId="35E381AC" wp14:editId="779A1263">
            <wp:extent cx="4518660" cy="2842260"/>
            <wp:effectExtent l="0" t="0" r="15240" b="15240"/>
            <wp:docPr id="963229792" name="Chart 1">
              <a:extLst xmlns:a="http://schemas.openxmlformats.org/drawingml/2006/main">
                <a:ext uri="{FF2B5EF4-FFF2-40B4-BE49-F238E27FC236}">
                  <a16:creationId xmlns:a16="http://schemas.microsoft.com/office/drawing/2014/main" id="{04C8744D-60A6-4C7D-8B15-EF42B68F94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Pr="002B73DB" w:rsidR="005809FD" w:rsidP="005809FD" w:rsidRDefault="1A99364B" w14:paraId="793BB53B" w14:textId="2714FF9D">
      <w:pPr>
        <w:rPr>
          <w:rFonts w:ascii="Times New Roman" w:hAnsi="Times New Roman" w:cs="Times New Roman"/>
        </w:rPr>
      </w:pPr>
      <w:r w:rsidRPr="00D476DE">
        <w:rPr>
          <w:rFonts w:ascii="Times New Roman" w:hAnsi="Times New Roman" w:cs="Times New Roman"/>
        </w:rPr>
        <w:t xml:space="preserve"> </w:t>
      </w:r>
    </w:p>
    <w:p w:rsidR="005809FD" w:rsidP="008504DF" w:rsidRDefault="00B53F6E" w14:paraId="197BE0E7" w14:textId="539EAC4E">
      <w:pPr>
        <w:pStyle w:val="Heading1"/>
        <w:rPr>
          <w:rFonts w:ascii="Times New Roman" w:hAnsi="Times New Roman" w:cs="Times New Roman"/>
        </w:rPr>
      </w:pPr>
      <w:r w:rsidRPr="00D476DE">
        <w:rPr>
          <w:rFonts w:ascii="Times New Roman" w:hAnsi="Times New Roman" w:cs="Times New Roman"/>
          <w:noProof/>
        </w:rPr>
        <w:drawing>
          <wp:inline distT="0" distB="0" distL="0" distR="0" wp14:anchorId="09451B02" wp14:editId="45F622D3">
            <wp:extent cx="5989320" cy="2835969"/>
            <wp:effectExtent l="0" t="0" r="0" b="2540"/>
            <wp:docPr id="125561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6844" name=""/>
                    <pic:cNvPicPr/>
                  </pic:nvPicPr>
                  <pic:blipFill>
                    <a:blip r:embed="rId29"/>
                    <a:stretch>
                      <a:fillRect/>
                    </a:stretch>
                  </pic:blipFill>
                  <pic:spPr>
                    <a:xfrm>
                      <a:off x="0" y="0"/>
                      <a:ext cx="5989320" cy="2835969"/>
                    </a:xfrm>
                    <a:prstGeom prst="rect">
                      <a:avLst/>
                    </a:prstGeom>
                  </pic:spPr>
                </pic:pic>
              </a:graphicData>
            </a:graphic>
          </wp:inline>
        </w:drawing>
      </w:r>
    </w:p>
    <w:p w:rsidRPr="00D476DE" w:rsidR="00DA27C0" w:rsidP="008504DF" w:rsidRDefault="1387B9F5" w14:paraId="6C8AFFD9" w14:textId="3314A9C2">
      <w:pPr>
        <w:pStyle w:val="Heading1"/>
        <w:rPr>
          <w:rFonts w:ascii="Times New Roman" w:hAnsi="Times New Roman" w:cs="Times New Roman"/>
        </w:rPr>
      </w:pPr>
      <w:r w:rsidRPr="00D476DE">
        <w:rPr>
          <w:rFonts w:ascii="Times New Roman" w:hAnsi="Times New Roman" w:cs="Times New Roman"/>
          <w:noProof/>
        </w:rPr>
        <w:drawing>
          <wp:inline distT="0" distB="0" distL="0" distR="0" wp14:anchorId="14669DA3" wp14:editId="02F9D304">
            <wp:extent cx="5943600" cy="2068390"/>
            <wp:effectExtent l="0" t="0" r="0" b="0"/>
            <wp:docPr id="1625258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8485" name="Picture 1625258485"/>
                    <pic:cNvPicPr/>
                  </pic:nvPicPr>
                  <pic:blipFill>
                    <a:blip r:embed="rId30">
                      <a:extLst>
                        <a:ext uri="{28A0092B-C50C-407E-A947-70E740481C1C}">
                          <a14:useLocalDpi xmlns:a14="http://schemas.microsoft.com/office/drawing/2010/main"/>
                        </a:ext>
                      </a:extLst>
                    </a:blip>
                    <a:stretch>
                      <a:fillRect/>
                    </a:stretch>
                  </pic:blipFill>
                  <pic:spPr>
                    <a:xfrm>
                      <a:off x="0" y="0"/>
                      <a:ext cx="5943600" cy="2068390"/>
                    </a:xfrm>
                    <a:prstGeom prst="rect">
                      <a:avLst/>
                    </a:prstGeom>
                  </pic:spPr>
                </pic:pic>
              </a:graphicData>
            </a:graphic>
          </wp:inline>
        </w:drawing>
      </w:r>
    </w:p>
    <w:p w:rsidR="5DA13EDA" w:rsidP="5DA13EDA" w:rsidRDefault="5DA13EDA" w14:paraId="04162D89" w14:textId="2A65B1B4">
      <w:pPr>
        <w:pStyle w:val="Heading1"/>
        <w:rPr>
          <w:rFonts w:ascii="Times New Roman" w:hAnsi="Times New Roman" w:cs="Times New Roman"/>
        </w:rPr>
      </w:pPr>
    </w:p>
    <w:p w:rsidRPr="002B73DB" w:rsidR="00DA27C0" w:rsidDel="00F01756" w:rsidP="5D1F2C40" w:rsidRDefault="00DA27C0" w14:paraId="47C3ABA4" w14:textId="77777777">
      <w:pPr>
        <w:rPr>
          <w:del w:author="Michael Rhoton" w:date="2026-04-16T11:44:00Z" w16du:dateUtc="2026-04-16T17:44:00Z" w:id="3"/>
          <w:rFonts w:ascii="Times New Roman" w:hAnsi="Times New Roman" w:cs="Times New Roman"/>
        </w:rPr>
      </w:pPr>
    </w:p>
    <w:p w:rsidRPr="002B73DB" w:rsidR="008562D3" w:rsidP="008504DF" w:rsidRDefault="008562D3" w14:paraId="021E7F90" w14:textId="77777777">
      <w:pPr>
        <w:pStyle w:val="Heading1"/>
        <w:rPr>
          <w:rFonts w:ascii="Times New Roman" w:hAnsi="Times New Roman" w:cs="Times New Roman"/>
        </w:rPr>
      </w:pPr>
    </w:p>
    <w:sectPr w:rsidRPr="002B73DB" w:rsidR="008562D3" w:rsidSect="00363279">
      <w:pgSz w:w="12240" w:h="15840" w:orient="portrait"/>
      <w:pgMar w:top="1440" w:right="1440" w:bottom="1440" w:left="1440" w:header="708" w:footer="708" w:gutter="0"/>
      <w:cols w:space="720" w:num="1"/>
      <w:docGrid w:linePitch="360"/>
      <w:sectPrChange w:author="Michael Rhoton" w:date="2026-04-16T14:15:00Z" w16du:dateUtc="2026-04-16T20:15:00Z" w:id="4">
        <w:sectPr w:rsidRPr="002B73DB" w:rsidR="008562D3" w:rsidSect="00363279">
          <w:pgMar w:top="1440" w:right="1440" w:bottom="1440" w:left="1440" w:header="708" w:footer="708" w:gutter="0"/>
          <w:cols w:num="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7089" w:rsidP="002720EC" w:rsidRDefault="00207089" w14:paraId="0E4A2153" w14:textId="77777777">
      <w:r>
        <w:separator/>
      </w:r>
    </w:p>
  </w:endnote>
  <w:endnote w:type="continuationSeparator" w:id="0">
    <w:p w:rsidR="00207089" w:rsidP="002720EC" w:rsidRDefault="00207089" w14:paraId="406B4D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30083492"/>
      <w:docPartObj>
        <w:docPartGallery w:val="Page Numbers (Bottom of Page)"/>
        <w:docPartUnique/>
      </w:docPartObj>
    </w:sdtPr>
    <w:sdtEndPr>
      <w:rPr>
        <w:rFonts w:ascii="Arial" w:hAnsi="Arial" w:cs="Arial"/>
        <w:noProof/>
      </w:rPr>
    </w:sdtEndPr>
    <w:sdtContent>
      <w:p w:rsidR="00B452C6" w:rsidRDefault="00B452C6" w14:paraId="6A7F7394" w14:textId="7E5050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97169" w:rsidRDefault="00897169" w14:paraId="12D23E0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7089" w:rsidP="002720EC" w:rsidRDefault="00207089" w14:paraId="0BB66FBE" w14:textId="77777777">
      <w:r>
        <w:separator/>
      </w:r>
    </w:p>
  </w:footnote>
  <w:footnote w:type="continuationSeparator" w:id="0">
    <w:p w:rsidR="00207089" w:rsidP="002720EC" w:rsidRDefault="00207089" w14:paraId="477FB22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46DDC" w:rsidP="00AE2CBF" w:rsidRDefault="4B5B3356" w14:paraId="722EA433" w14:textId="68612936">
    <w:pPr>
      <w:pStyle w:val="Header"/>
      <w:jc w:val="right"/>
    </w:pPr>
    <w:r>
      <w:rPr>
        <w:noProof/>
      </w:rPr>
      <w:drawing>
        <wp:inline distT="0" distB="0" distL="0" distR="0" wp14:anchorId="57FBF2D4" wp14:editId="131A11FF">
          <wp:extent cx="685800" cy="685800"/>
          <wp:effectExtent l="0" t="0" r="0" b="0"/>
          <wp:docPr id="1373010216" name="Picture 1" descr="BYU Silver Fun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YU Silver Fund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Qnt7RIk9" int2:invalidationBookmarkName="" int2:hashCode="3TNbDci8Dhx2gx" int2:id="N1ekdTu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3D78"/>
    <w:multiLevelType w:val="hybridMultilevel"/>
    <w:tmpl w:val="E352800E"/>
    <w:lvl w:ilvl="0" w:tplc="347E419E">
      <w:start w:val="1"/>
      <w:numFmt w:val="bullet"/>
      <w:lvlText w:val="•"/>
      <w:lvlJc w:val="left"/>
      <w:pPr>
        <w:ind w:left="360" w:hanging="360"/>
      </w:pPr>
    </w:lvl>
    <w:lvl w:ilvl="1" w:tplc="D2048852">
      <w:numFmt w:val="decimal"/>
      <w:lvlText w:val=""/>
      <w:lvlJc w:val="left"/>
    </w:lvl>
    <w:lvl w:ilvl="2" w:tplc="2806C1B2">
      <w:numFmt w:val="decimal"/>
      <w:lvlText w:val=""/>
      <w:lvlJc w:val="left"/>
    </w:lvl>
    <w:lvl w:ilvl="3" w:tplc="86701346">
      <w:numFmt w:val="decimal"/>
      <w:lvlText w:val=""/>
      <w:lvlJc w:val="left"/>
    </w:lvl>
    <w:lvl w:ilvl="4" w:tplc="DBBEAA9E">
      <w:numFmt w:val="decimal"/>
      <w:lvlText w:val=""/>
      <w:lvlJc w:val="left"/>
    </w:lvl>
    <w:lvl w:ilvl="5" w:tplc="086A098A">
      <w:numFmt w:val="decimal"/>
      <w:lvlText w:val=""/>
      <w:lvlJc w:val="left"/>
    </w:lvl>
    <w:lvl w:ilvl="6" w:tplc="2FC630B8">
      <w:numFmt w:val="decimal"/>
      <w:lvlText w:val=""/>
      <w:lvlJc w:val="left"/>
    </w:lvl>
    <w:lvl w:ilvl="7" w:tplc="7B1202BE">
      <w:numFmt w:val="decimal"/>
      <w:lvlText w:val=""/>
      <w:lvlJc w:val="left"/>
    </w:lvl>
    <w:lvl w:ilvl="8" w:tplc="863641D0">
      <w:numFmt w:val="decimal"/>
      <w:lvlText w:val=""/>
      <w:lvlJc w:val="left"/>
    </w:lvl>
  </w:abstractNum>
  <w:abstractNum w:abstractNumId="1" w15:restartNumberingAfterBreak="0">
    <w:nsid w:val="316B1CDF"/>
    <w:multiLevelType w:val="hybridMultilevel"/>
    <w:tmpl w:val="AFC21434"/>
    <w:lvl w:ilvl="0" w:tplc="7346DED8">
      <w:start w:val="1"/>
      <w:numFmt w:val="bullet"/>
      <w:lvlText w:val="◦"/>
      <w:lvlJc w:val="left"/>
      <w:pPr>
        <w:ind w:left="1080" w:hanging="360"/>
      </w:pPr>
    </w:lvl>
    <w:lvl w:ilvl="1" w:tplc="824C0AE8">
      <w:numFmt w:val="decimal"/>
      <w:lvlText w:val=""/>
      <w:lvlJc w:val="left"/>
    </w:lvl>
    <w:lvl w:ilvl="2" w:tplc="A6A475AA">
      <w:numFmt w:val="decimal"/>
      <w:lvlText w:val=""/>
      <w:lvlJc w:val="left"/>
    </w:lvl>
    <w:lvl w:ilvl="3" w:tplc="75443C38">
      <w:numFmt w:val="decimal"/>
      <w:lvlText w:val=""/>
      <w:lvlJc w:val="left"/>
    </w:lvl>
    <w:lvl w:ilvl="4" w:tplc="7B74A7F6">
      <w:numFmt w:val="decimal"/>
      <w:lvlText w:val=""/>
      <w:lvlJc w:val="left"/>
    </w:lvl>
    <w:lvl w:ilvl="5" w:tplc="26DAE46E">
      <w:numFmt w:val="decimal"/>
      <w:lvlText w:val=""/>
      <w:lvlJc w:val="left"/>
    </w:lvl>
    <w:lvl w:ilvl="6" w:tplc="E76C9790">
      <w:numFmt w:val="decimal"/>
      <w:lvlText w:val=""/>
      <w:lvlJc w:val="left"/>
    </w:lvl>
    <w:lvl w:ilvl="7" w:tplc="07CC9FF8">
      <w:numFmt w:val="decimal"/>
      <w:lvlText w:val=""/>
      <w:lvlJc w:val="left"/>
    </w:lvl>
    <w:lvl w:ilvl="8" w:tplc="90AC8F68">
      <w:numFmt w:val="decimal"/>
      <w:lvlText w:val=""/>
      <w:lvlJc w:val="left"/>
    </w:lvl>
  </w:abstractNum>
  <w:abstractNum w:abstractNumId="2" w15:restartNumberingAfterBreak="0">
    <w:nsid w:val="7319610C"/>
    <w:multiLevelType w:val="hybridMultilevel"/>
    <w:tmpl w:val="E092F580"/>
    <w:lvl w:ilvl="0" w:tplc="EBEC5046">
      <w:start w:val="1"/>
      <w:numFmt w:val="bullet"/>
      <w:lvlText w:val="●"/>
      <w:lvlJc w:val="left"/>
      <w:pPr>
        <w:ind w:left="720" w:hanging="360"/>
      </w:pPr>
    </w:lvl>
    <w:lvl w:ilvl="1" w:tplc="E7DED082">
      <w:start w:val="1"/>
      <w:numFmt w:val="bullet"/>
      <w:lvlText w:val="○"/>
      <w:lvlJc w:val="left"/>
      <w:pPr>
        <w:ind w:left="1440" w:hanging="360"/>
      </w:pPr>
    </w:lvl>
    <w:lvl w:ilvl="2" w:tplc="BC9C1B7A">
      <w:start w:val="1"/>
      <w:numFmt w:val="bullet"/>
      <w:lvlText w:val="■"/>
      <w:lvlJc w:val="left"/>
      <w:pPr>
        <w:ind w:left="2160" w:hanging="360"/>
      </w:pPr>
    </w:lvl>
    <w:lvl w:ilvl="3" w:tplc="7DD61A4E">
      <w:start w:val="1"/>
      <w:numFmt w:val="bullet"/>
      <w:lvlText w:val="●"/>
      <w:lvlJc w:val="left"/>
      <w:pPr>
        <w:ind w:left="2880" w:hanging="360"/>
      </w:pPr>
    </w:lvl>
    <w:lvl w:ilvl="4" w:tplc="7E983028">
      <w:start w:val="1"/>
      <w:numFmt w:val="bullet"/>
      <w:lvlText w:val="○"/>
      <w:lvlJc w:val="left"/>
      <w:pPr>
        <w:ind w:left="3600" w:hanging="360"/>
      </w:pPr>
    </w:lvl>
    <w:lvl w:ilvl="5" w:tplc="C39270A4">
      <w:start w:val="1"/>
      <w:numFmt w:val="bullet"/>
      <w:lvlText w:val="■"/>
      <w:lvlJc w:val="left"/>
      <w:pPr>
        <w:ind w:left="4320" w:hanging="360"/>
      </w:pPr>
    </w:lvl>
    <w:lvl w:ilvl="6" w:tplc="9EF0E980">
      <w:start w:val="1"/>
      <w:numFmt w:val="bullet"/>
      <w:lvlText w:val="●"/>
      <w:lvlJc w:val="left"/>
      <w:pPr>
        <w:ind w:left="5040" w:hanging="360"/>
      </w:pPr>
    </w:lvl>
    <w:lvl w:ilvl="7" w:tplc="9B7EBB14">
      <w:start w:val="1"/>
      <w:numFmt w:val="bullet"/>
      <w:lvlText w:val="●"/>
      <w:lvlJc w:val="left"/>
      <w:pPr>
        <w:ind w:left="5760" w:hanging="360"/>
      </w:pPr>
    </w:lvl>
    <w:lvl w:ilvl="8" w:tplc="5C8C0258">
      <w:start w:val="1"/>
      <w:numFmt w:val="bullet"/>
      <w:lvlText w:val="●"/>
      <w:lvlJc w:val="left"/>
      <w:pPr>
        <w:ind w:left="6480" w:hanging="360"/>
      </w:pPr>
    </w:lvl>
  </w:abstractNum>
  <w:num w:numId="1" w16cid:durableId="1660964336">
    <w:abstractNumId w:val="2"/>
    <w:lvlOverride w:ilvl="0">
      <w:startOverride w:val="1"/>
    </w:lvlOverride>
  </w:num>
  <w:num w:numId="2" w16cid:durableId="99692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CA7"/>
    <w:rsid w:val="00011DAA"/>
    <w:rsid w:val="00013E5A"/>
    <w:rsid w:val="00013EBF"/>
    <w:rsid w:val="000146BC"/>
    <w:rsid w:val="00023BFD"/>
    <w:rsid w:val="00024A94"/>
    <w:rsid w:val="00025863"/>
    <w:rsid w:val="00030309"/>
    <w:rsid w:val="000326B6"/>
    <w:rsid w:val="00033F5A"/>
    <w:rsid w:val="00041A01"/>
    <w:rsid w:val="0004582B"/>
    <w:rsid w:val="000459C3"/>
    <w:rsid w:val="00052CA3"/>
    <w:rsid w:val="00057CD8"/>
    <w:rsid w:val="00063D34"/>
    <w:rsid w:val="00073615"/>
    <w:rsid w:val="00075114"/>
    <w:rsid w:val="00075370"/>
    <w:rsid w:val="00077A7D"/>
    <w:rsid w:val="00080DF3"/>
    <w:rsid w:val="000840D7"/>
    <w:rsid w:val="000867B4"/>
    <w:rsid w:val="00097AC7"/>
    <w:rsid w:val="000A0733"/>
    <w:rsid w:val="000A277C"/>
    <w:rsid w:val="000A7BA5"/>
    <w:rsid w:val="000B15E5"/>
    <w:rsid w:val="000C3160"/>
    <w:rsid w:val="000C508C"/>
    <w:rsid w:val="000C68E2"/>
    <w:rsid w:val="000C71C2"/>
    <w:rsid w:val="000D01A0"/>
    <w:rsid w:val="000D1D22"/>
    <w:rsid w:val="000D2920"/>
    <w:rsid w:val="000D559F"/>
    <w:rsid w:val="000D755E"/>
    <w:rsid w:val="000E1988"/>
    <w:rsid w:val="000E3286"/>
    <w:rsid w:val="000E3519"/>
    <w:rsid w:val="000F42ED"/>
    <w:rsid w:val="000F5F6F"/>
    <w:rsid w:val="000F6094"/>
    <w:rsid w:val="000F66E9"/>
    <w:rsid w:val="000F6950"/>
    <w:rsid w:val="001014F8"/>
    <w:rsid w:val="00101793"/>
    <w:rsid w:val="00102A70"/>
    <w:rsid w:val="00120D84"/>
    <w:rsid w:val="001213B7"/>
    <w:rsid w:val="00124186"/>
    <w:rsid w:val="00124E6C"/>
    <w:rsid w:val="001364F3"/>
    <w:rsid w:val="00143C81"/>
    <w:rsid w:val="001450A5"/>
    <w:rsid w:val="00146234"/>
    <w:rsid w:val="00151D6B"/>
    <w:rsid w:val="00152376"/>
    <w:rsid w:val="0015498B"/>
    <w:rsid w:val="00162F49"/>
    <w:rsid w:val="001778B8"/>
    <w:rsid w:val="001849BF"/>
    <w:rsid w:val="001904FD"/>
    <w:rsid w:val="00192738"/>
    <w:rsid w:val="001A481A"/>
    <w:rsid w:val="001A54DA"/>
    <w:rsid w:val="001A5651"/>
    <w:rsid w:val="001A6732"/>
    <w:rsid w:val="001B6C5F"/>
    <w:rsid w:val="001C0898"/>
    <w:rsid w:val="001C15D2"/>
    <w:rsid w:val="001C1EB8"/>
    <w:rsid w:val="001C28E4"/>
    <w:rsid w:val="001C4E0D"/>
    <w:rsid w:val="001C629E"/>
    <w:rsid w:val="001D4DE5"/>
    <w:rsid w:val="001D64FC"/>
    <w:rsid w:val="001D6A65"/>
    <w:rsid w:val="001D6CD0"/>
    <w:rsid w:val="001E251B"/>
    <w:rsid w:val="001E516C"/>
    <w:rsid w:val="001F019C"/>
    <w:rsid w:val="001F07AA"/>
    <w:rsid w:val="001F20A5"/>
    <w:rsid w:val="001F7E69"/>
    <w:rsid w:val="00203762"/>
    <w:rsid w:val="002065A1"/>
    <w:rsid w:val="00207089"/>
    <w:rsid w:val="002179CB"/>
    <w:rsid w:val="00245D05"/>
    <w:rsid w:val="00246985"/>
    <w:rsid w:val="00252D8A"/>
    <w:rsid w:val="00262A01"/>
    <w:rsid w:val="00265174"/>
    <w:rsid w:val="002661AE"/>
    <w:rsid w:val="00270416"/>
    <w:rsid w:val="00270B44"/>
    <w:rsid w:val="00271571"/>
    <w:rsid w:val="002720EC"/>
    <w:rsid w:val="00273B7B"/>
    <w:rsid w:val="00275EC7"/>
    <w:rsid w:val="00282E89"/>
    <w:rsid w:val="002851A8"/>
    <w:rsid w:val="002873FC"/>
    <w:rsid w:val="002912A8"/>
    <w:rsid w:val="0029753D"/>
    <w:rsid w:val="002A25C2"/>
    <w:rsid w:val="002A7C47"/>
    <w:rsid w:val="002A7D03"/>
    <w:rsid w:val="002B73DB"/>
    <w:rsid w:val="002C3156"/>
    <w:rsid w:val="002C531B"/>
    <w:rsid w:val="002C5691"/>
    <w:rsid w:val="002C63D7"/>
    <w:rsid w:val="002D0B6A"/>
    <w:rsid w:val="002E203A"/>
    <w:rsid w:val="002E7706"/>
    <w:rsid w:val="002F16C2"/>
    <w:rsid w:val="002F351A"/>
    <w:rsid w:val="002F3B62"/>
    <w:rsid w:val="002F5799"/>
    <w:rsid w:val="00313193"/>
    <w:rsid w:val="00316E11"/>
    <w:rsid w:val="00320E54"/>
    <w:rsid w:val="003222C0"/>
    <w:rsid w:val="003266A6"/>
    <w:rsid w:val="003323E0"/>
    <w:rsid w:val="00340911"/>
    <w:rsid w:val="00343115"/>
    <w:rsid w:val="00363120"/>
    <w:rsid w:val="00363279"/>
    <w:rsid w:val="00365314"/>
    <w:rsid w:val="003723DF"/>
    <w:rsid w:val="0037708B"/>
    <w:rsid w:val="00381C54"/>
    <w:rsid w:val="00382F31"/>
    <w:rsid w:val="003847C3"/>
    <w:rsid w:val="003868E7"/>
    <w:rsid w:val="003950E8"/>
    <w:rsid w:val="00395566"/>
    <w:rsid w:val="003A103A"/>
    <w:rsid w:val="003A27ED"/>
    <w:rsid w:val="003A6B5B"/>
    <w:rsid w:val="003B4E5F"/>
    <w:rsid w:val="003C33BB"/>
    <w:rsid w:val="003C59EE"/>
    <w:rsid w:val="003C638B"/>
    <w:rsid w:val="003D26B1"/>
    <w:rsid w:val="003D735F"/>
    <w:rsid w:val="003F4978"/>
    <w:rsid w:val="003F5046"/>
    <w:rsid w:val="003F51FA"/>
    <w:rsid w:val="003F6BAB"/>
    <w:rsid w:val="003F7947"/>
    <w:rsid w:val="004022D5"/>
    <w:rsid w:val="00405571"/>
    <w:rsid w:val="004130BF"/>
    <w:rsid w:val="004179B0"/>
    <w:rsid w:val="00417E41"/>
    <w:rsid w:val="00422C13"/>
    <w:rsid w:val="00432A20"/>
    <w:rsid w:val="00434E30"/>
    <w:rsid w:val="0044363A"/>
    <w:rsid w:val="004500EB"/>
    <w:rsid w:val="00453956"/>
    <w:rsid w:val="004560F0"/>
    <w:rsid w:val="004601E6"/>
    <w:rsid w:val="0046196D"/>
    <w:rsid w:val="0046387B"/>
    <w:rsid w:val="004648BA"/>
    <w:rsid w:val="00467E41"/>
    <w:rsid w:val="004715EE"/>
    <w:rsid w:val="00473430"/>
    <w:rsid w:val="0048011F"/>
    <w:rsid w:val="00483724"/>
    <w:rsid w:val="00483C6D"/>
    <w:rsid w:val="0048448E"/>
    <w:rsid w:val="004936A8"/>
    <w:rsid w:val="004937F3"/>
    <w:rsid w:val="0049512B"/>
    <w:rsid w:val="004B0961"/>
    <w:rsid w:val="004B24E6"/>
    <w:rsid w:val="004B42F8"/>
    <w:rsid w:val="004C0EA6"/>
    <w:rsid w:val="004C1E2C"/>
    <w:rsid w:val="004C3465"/>
    <w:rsid w:val="004C5ECC"/>
    <w:rsid w:val="004E4662"/>
    <w:rsid w:val="004F35EC"/>
    <w:rsid w:val="004F5575"/>
    <w:rsid w:val="005002D1"/>
    <w:rsid w:val="0050061D"/>
    <w:rsid w:val="00505BE8"/>
    <w:rsid w:val="00523543"/>
    <w:rsid w:val="00526FD1"/>
    <w:rsid w:val="0053406C"/>
    <w:rsid w:val="00535341"/>
    <w:rsid w:val="00541B06"/>
    <w:rsid w:val="00545846"/>
    <w:rsid w:val="00546513"/>
    <w:rsid w:val="00552CD8"/>
    <w:rsid w:val="00564CEF"/>
    <w:rsid w:val="00567DFE"/>
    <w:rsid w:val="00571AF1"/>
    <w:rsid w:val="005764C3"/>
    <w:rsid w:val="005809FD"/>
    <w:rsid w:val="0058655A"/>
    <w:rsid w:val="00596C70"/>
    <w:rsid w:val="00597942"/>
    <w:rsid w:val="005A181D"/>
    <w:rsid w:val="005B4CC5"/>
    <w:rsid w:val="005C7DF1"/>
    <w:rsid w:val="005D2F6E"/>
    <w:rsid w:val="005E49DD"/>
    <w:rsid w:val="005E7CA4"/>
    <w:rsid w:val="005F1762"/>
    <w:rsid w:val="005F6E0C"/>
    <w:rsid w:val="00604B9F"/>
    <w:rsid w:val="006052E0"/>
    <w:rsid w:val="006114E1"/>
    <w:rsid w:val="0062071A"/>
    <w:rsid w:val="006212F9"/>
    <w:rsid w:val="006244DD"/>
    <w:rsid w:val="0063637D"/>
    <w:rsid w:val="006450F3"/>
    <w:rsid w:val="00646DDC"/>
    <w:rsid w:val="006508A5"/>
    <w:rsid w:val="00653883"/>
    <w:rsid w:val="006559E6"/>
    <w:rsid w:val="00655B2D"/>
    <w:rsid w:val="0066129A"/>
    <w:rsid w:val="00661D82"/>
    <w:rsid w:val="00671C41"/>
    <w:rsid w:val="00677044"/>
    <w:rsid w:val="00680104"/>
    <w:rsid w:val="00682DE0"/>
    <w:rsid w:val="0068486C"/>
    <w:rsid w:val="00692942"/>
    <w:rsid w:val="006A30A9"/>
    <w:rsid w:val="006A4BB9"/>
    <w:rsid w:val="006A4D81"/>
    <w:rsid w:val="006B2192"/>
    <w:rsid w:val="006B5BEB"/>
    <w:rsid w:val="006C20D9"/>
    <w:rsid w:val="006C4FB5"/>
    <w:rsid w:val="006E016F"/>
    <w:rsid w:val="006E14E1"/>
    <w:rsid w:val="006E25DC"/>
    <w:rsid w:val="006E2FA2"/>
    <w:rsid w:val="006E5FDF"/>
    <w:rsid w:val="006F3AC8"/>
    <w:rsid w:val="006F531B"/>
    <w:rsid w:val="00700C5A"/>
    <w:rsid w:val="00701CF0"/>
    <w:rsid w:val="0070364E"/>
    <w:rsid w:val="00705DA2"/>
    <w:rsid w:val="00706B05"/>
    <w:rsid w:val="00712954"/>
    <w:rsid w:val="00717E32"/>
    <w:rsid w:val="0072174D"/>
    <w:rsid w:val="00721D29"/>
    <w:rsid w:val="0072386A"/>
    <w:rsid w:val="00725D8D"/>
    <w:rsid w:val="00737ECA"/>
    <w:rsid w:val="0076183F"/>
    <w:rsid w:val="00764EB0"/>
    <w:rsid w:val="00766DBA"/>
    <w:rsid w:val="00773E36"/>
    <w:rsid w:val="00776095"/>
    <w:rsid w:val="00781243"/>
    <w:rsid w:val="0079639F"/>
    <w:rsid w:val="007B0168"/>
    <w:rsid w:val="007B334D"/>
    <w:rsid w:val="007C3335"/>
    <w:rsid w:val="007C4CE7"/>
    <w:rsid w:val="007D0F17"/>
    <w:rsid w:val="007D0FF8"/>
    <w:rsid w:val="007D4234"/>
    <w:rsid w:val="007E15C0"/>
    <w:rsid w:val="007E46BF"/>
    <w:rsid w:val="007E49BD"/>
    <w:rsid w:val="007F05AF"/>
    <w:rsid w:val="007F29D5"/>
    <w:rsid w:val="007F681D"/>
    <w:rsid w:val="007F7F07"/>
    <w:rsid w:val="00802AAA"/>
    <w:rsid w:val="00803CB8"/>
    <w:rsid w:val="00810B53"/>
    <w:rsid w:val="00813D35"/>
    <w:rsid w:val="00813FBD"/>
    <w:rsid w:val="008151FD"/>
    <w:rsid w:val="00817F21"/>
    <w:rsid w:val="008236FB"/>
    <w:rsid w:val="00830A12"/>
    <w:rsid w:val="0083619B"/>
    <w:rsid w:val="0083684C"/>
    <w:rsid w:val="008504DF"/>
    <w:rsid w:val="00851933"/>
    <w:rsid w:val="00852E11"/>
    <w:rsid w:val="008562D3"/>
    <w:rsid w:val="00856400"/>
    <w:rsid w:val="00863326"/>
    <w:rsid w:val="00865142"/>
    <w:rsid w:val="00870847"/>
    <w:rsid w:val="0088415E"/>
    <w:rsid w:val="00884EC0"/>
    <w:rsid w:val="00887DE7"/>
    <w:rsid w:val="00892AD3"/>
    <w:rsid w:val="00894DC0"/>
    <w:rsid w:val="00897169"/>
    <w:rsid w:val="008B392B"/>
    <w:rsid w:val="008B7EDF"/>
    <w:rsid w:val="008C39F4"/>
    <w:rsid w:val="008C3BF7"/>
    <w:rsid w:val="008C3CA1"/>
    <w:rsid w:val="008D33B5"/>
    <w:rsid w:val="008E49EF"/>
    <w:rsid w:val="008E6FA0"/>
    <w:rsid w:val="008F106A"/>
    <w:rsid w:val="008F144A"/>
    <w:rsid w:val="008F4432"/>
    <w:rsid w:val="008F53A6"/>
    <w:rsid w:val="008F7AF6"/>
    <w:rsid w:val="00900E2A"/>
    <w:rsid w:val="00902D1B"/>
    <w:rsid w:val="0090648F"/>
    <w:rsid w:val="0090679D"/>
    <w:rsid w:val="0090742D"/>
    <w:rsid w:val="009129A4"/>
    <w:rsid w:val="00916CDF"/>
    <w:rsid w:val="009270D6"/>
    <w:rsid w:val="00932851"/>
    <w:rsid w:val="00934362"/>
    <w:rsid w:val="009370BA"/>
    <w:rsid w:val="00950B9C"/>
    <w:rsid w:val="00951083"/>
    <w:rsid w:val="00955407"/>
    <w:rsid w:val="00975584"/>
    <w:rsid w:val="00975903"/>
    <w:rsid w:val="0099320F"/>
    <w:rsid w:val="00996436"/>
    <w:rsid w:val="00996610"/>
    <w:rsid w:val="00997D37"/>
    <w:rsid w:val="009A1E18"/>
    <w:rsid w:val="009A3076"/>
    <w:rsid w:val="009A4888"/>
    <w:rsid w:val="009A5851"/>
    <w:rsid w:val="009B2B21"/>
    <w:rsid w:val="009C0DE3"/>
    <w:rsid w:val="009C439B"/>
    <w:rsid w:val="009C5432"/>
    <w:rsid w:val="009D146E"/>
    <w:rsid w:val="009D6431"/>
    <w:rsid w:val="009E0B0E"/>
    <w:rsid w:val="009E5B3E"/>
    <w:rsid w:val="009E6919"/>
    <w:rsid w:val="009F3405"/>
    <w:rsid w:val="009F5422"/>
    <w:rsid w:val="009F7C67"/>
    <w:rsid w:val="00A01307"/>
    <w:rsid w:val="00A21AB4"/>
    <w:rsid w:val="00A23817"/>
    <w:rsid w:val="00A2592A"/>
    <w:rsid w:val="00A25F26"/>
    <w:rsid w:val="00A27D0B"/>
    <w:rsid w:val="00A34157"/>
    <w:rsid w:val="00A4005F"/>
    <w:rsid w:val="00A41800"/>
    <w:rsid w:val="00A45791"/>
    <w:rsid w:val="00A53475"/>
    <w:rsid w:val="00A53CA7"/>
    <w:rsid w:val="00A5760B"/>
    <w:rsid w:val="00A63EF8"/>
    <w:rsid w:val="00A755F7"/>
    <w:rsid w:val="00A75648"/>
    <w:rsid w:val="00A76EBB"/>
    <w:rsid w:val="00A80748"/>
    <w:rsid w:val="00A81CBD"/>
    <w:rsid w:val="00A81E50"/>
    <w:rsid w:val="00A8A455"/>
    <w:rsid w:val="00A94642"/>
    <w:rsid w:val="00AA75B5"/>
    <w:rsid w:val="00AD1EAF"/>
    <w:rsid w:val="00AD2D55"/>
    <w:rsid w:val="00AE2CBF"/>
    <w:rsid w:val="00AF2C7C"/>
    <w:rsid w:val="00AF3065"/>
    <w:rsid w:val="00AF3F5E"/>
    <w:rsid w:val="00AF5C60"/>
    <w:rsid w:val="00B01737"/>
    <w:rsid w:val="00B0363C"/>
    <w:rsid w:val="00B1239F"/>
    <w:rsid w:val="00B15AB1"/>
    <w:rsid w:val="00B15C3A"/>
    <w:rsid w:val="00B3056E"/>
    <w:rsid w:val="00B30EA7"/>
    <w:rsid w:val="00B452C6"/>
    <w:rsid w:val="00B50472"/>
    <w:rsid w:val="00B5203B"/>
    <w:rsid w:val="00B520EB"/>
    <w:rsid w:val="00B53F6E"/>
    <w:rsid w:val="00B608CA"/>
    <w:rsid w:val="00B60D39"/>
    <w:rsid w:val="00B716CC"/>
    <w:rsid w:val="00B7379A"/>
    <w:rsid w:val="00B74989"/>
    <w:rsid w:val="00B84602"/>
    <w:rsid w:val="00B91B69"/>
    <w:rsid w:val="00B926AC"/>
    <w:rsid w:val="00B92F41"/>
    <w:rsid w:val="00BA5D6F"/>
    <w:rsid w:val="00BB260B"/>
    <w:rsid w:val="00BB4C5D"/>
    <w:rsid w:val="00BC1178"/>
    <w:rsid w:val="00BC4759"/>
    <w:rsid w:val="00BD0BA0"/>
    <w:rsid w:val="00BD118B"/>
    <w:rsid w:val="00BD1EF0"/>
    <w:rsid w:val="00BD6190"/>
    <w:rsid w:val="00BE512C"/>
    <w:rsid w:val="00BE76BD"/>
    <w:rsid w:val="00BE7D9F"/>
    <w:rsid w:val="00C00E2C"/>
    <w:rsid w:val="00C024B6"/>
    <w:rsid w:val="00C115CF"/>
    <w:rsid w:val="00C142F8"/>
    <w:rsid w:val="00C15612"/>
    <w:rsid w:val="00C21E91"/>
    <w:rsid w:val="00C239E4"/>
    <w:rsid w:val="00C32011"/>
    <w:rsid w:val="00C426D0"/>
    <w:rsid w:val="00C42E46"/>
    <w:rsid w:val="00C50CA6"/>
    <w:rsid w:val="00C5430D"/>
    <w:rsid w:val="00C5684C"/>
    <w:rsid w:val="00C57E74"/>
    <w:rsid w:val="00C74FC1"/>
    <w:rsid w:val="00C75277"/>
    <w:rsid w:val="00C7759F"/>
    <w:rsid w:val="00C94967"/>
    <w:rsid w:val="00CA10E5"/>
    <w:rsid w:val="00CA4045"/>
    <w:rsid w:val="00CA5C54"/>
    <w:rsid w:val="00CAF3C1"/>
    <w:rsid w:val="00CB21AF"/>
    <w:rsid w:val="00CB549E"/>
    <w:rsid w:val="00CB6CFD"/>
    <w:rsid w:val="00CC1399"/>
    <w:rsid w:val="00CC3C9F"/>
    <w:rsid w:val="00CC5B6F"/>
    <w:rsid w:val="00CD2873"/>
    <w:rsid w:val="00CD58E9"/>
    <w:rsid w:val="00CD7FEA"/>
    <w:rsid w:val="00CE49AB"/>
    <w:rsid w:val="00CE5629"/>
    <w:rsid w:val="00CE7198"/>
    <w:rsid w:val="00CE76D2"/>
    <w:rsid w:val="00CF0D14"/>
    <w:rsid w:val="00CF568D"/>
    <w:rsid w:val="00CF721B"/>
    <w:rsid w:val="00D0210B"/>
    <w:rsid w:val="00D0261B"/>
    <w:rsid w:val="00D030B7"/>
    <w:rsid w:val="00D11C66"/>
    <w:rsid w:val="00D134EB"/>
    <w:rsid w:val="00D26995"/>
    <w:rsid w:val="00D32DD5"/>
    <w:rsid w:val="00D34696"/>
    <w:rsid w:val="00D34A26"/>
    <w:rsid w:val="00D40DAA"/>
    <w:rsid w:val="00D436F9"/>
    <w:rsid w:val="00D45351"/>
    <w:rsid w:val="00D476DE"/>
    <w:rsid w:val="00D5773E"/>
    <w:rsid w:val="00D60F8B"/>
    <w:rsid w:val="00D66254"/>
    <w:rsid w:val="00D67D30"/>
    <w:rsid w:val="00D76E07"/>
    <w:rsid w:val="00D8693F"/>
    <w:rsid w:val="00D95369"/>
    <w:rsid w:val="00DA27C0"/>
    <w:rsid w:val="00DA2823"/>
    <w:rsid w:val="00DA6AA7"/>
    <w:rsid w:val="00DB013D"/>
    <w:rsid w:val="00DB13F1"/>
    <w:rsid w:val="00DB1CD7"/>
    <w:rsid w:val="00DB388F"/>
    <w:rsid w:val="00DB7C56"/>
    <w:rsid w:val="00DD796B"/>
    <w:rsid w:val="00DE5573"/>
    <w:rsid w:val="00DE7B27"/>
    <w:rsid w:val="00DE7F58"/>
    <w:rsid w:val="00DF0890"/>
    <w:rsid w:val="00DF3ADB"/>
    <w:rsid w:val="00DF6B52"/>
    <w:rsid w:val="00E016FF"/>
    <w:rsid w:val="00E07232"/>
    <w:rsid w:val="00E12EC4"/>
    <w:rsid w:val="00E13A84"/>
    <w:rsid w:val="00E17FF9"/>
    <w:rsid w:val="00E37060"/>
    <w:rsid w:val="00E4161E"/>
    <w:rsid w:val="00E4303C"/>
    <w:rsid w:val="00E47638"/>
    <w:rsid w:val="00E50DB4"/>
    <w:rsid w:val="00E519C5"/>
    <w:rsid w:val="00E534FD"/>
    <w:rsid w:val="00E56AC6"/>
    <w:rsid w:val="00E7252F"/>
    <w:rsid w:val="00E774FD"/>
    <w:rsid w:val="00E87E37"/>
    <w:rsid w:val="00E91386"/>
    <w:rsid w:val="00E920CD"/>
    <w:rsid w:val="00E93BC6"/>
    <w:rsid w:val="00E9454F"/>
    <w:rsid w:val="00EA1F76"/>
    <w:rsid w:val="00EA3A71"/>
    <w:rsid w:val="00EB22F1"/>
    <w:rsid w:val="00EB288F"/>
    <w:rsid w:val="00EB32AF"/>
    <w:rsid w:val="00ED3203"/>
    <w:rsid w:val="00ED6A10"/>
    <w:rsid w:val="00EE4861"/>
    <w:rsid w:val="00EE4E90"/>
    <w:rsid w:val="00EF18A3"/>
    <w:rsid w:val="00EF2F5E"/>
    <w:rsid w:val="00F00250"/>
    <w:rsid w:val="00F01756"/>
    <w:rsid w:val="00F02980"/>
    <w:rsid w:val="00F04585"/>
    <w:rsid w:val="00F10474"/>
    <w:rsid w:val="00F142EB"/>
    <w:rsid w:val="00F177FA"/>
    <w:rsid w:val="00F17F4B"/>
    <w:rsid w:val="00F234C9"/>
    <w:rsid w:val="00F41933"/>
    <w:rsid w:val="00F45D45"/>
    <w:rsid w:val="00F466A8"/>
    <w:rsid w:val="00F470D7"/>
    <w:rsid w:val="00F50DC8"/>
    <w:rsid w:val="00F514D5"/>
    <w:rsid w:val="00F527A5"/>
    <w:rsid w:val="00F700DB"/>
    <w:rsid w:val="00F70F17"/>
    <w:rsid w:val="00F75AB5"/>
    <w:rsid w:val="00F77AC1"/>
    <w:rsid w:val="00F8006F"/>
    <w:rsid w:val="00F83144"/>
    <w:rsid w:val="00F83242"/>
    <w:rsid w:val="00F84A52"/>
    <w:rsid w:val="00F85DF4"/>
    <w:rsid w:val="00F91903"/>
    <w:rsid w:val="00F960F1"/>
    <w:rsid w:val="00FA262D"/>
    <w:rsid w:val="00FB409E"/>
    <w:rsid w:val="00FB4D32"/>
    <w:rsid w:val="00FC2BDE"/>
    <w:rsid w:val="00FC6C23"/>
    <w:rsid w:val="00FD377F"/>
    <w:rsid w:val="00FD4521"/>
    <w:rsid w:val="00FD7589"/>
    <w:rsid w:val="00FF6B93"/>
    <w:rsid w:val="012AFB0B"/>
    <w:rsid w:val="02119A01"/>
    <w:rsid w:val="021EBA17"/>
    <w:rsid w:val="0264385B"/>
    <w:rsid w:val="0293136E"/>
    <w:rsid w:val="0367CC45"/>
    <w:rsid w:val="040BB4E6"/>
    <w:rsid w:val="041FF1CF"/>
    <w:rsid w:val="047C37B0"/>
    <w:rsid w:val="04A107A6"/>
    <w:rsid w:val="04FBC985"/>
    <w:rsid w:val="05557E8F"/>
    <w:rsid w:val="059291D0"/>
    <w:rsid w:val="0617291D"/>
    <w:rsid w:val="076FFA3D"/>
    <w:rsid w:val="079D5B38"/>
    <w:rsid w:val="08DE1448"/>
    <w:rsid w:val="08EF19E2"/>
    <w:rsid w:val="09398678"/>
    <w:rsid w:val="0940139A"/>
    <w:rsid w:val="0AA4734C"/>
    <w:rsid w:val="0B061C4A"/>
    <w:rsid w:val="0B6C9421"/>
    <w:rsid w:val="0B6F9F23"/>
    <w:rsid w:val="0B95884E"/>
    <w:rsid w:val="0BA2C657"/>
    <w:rsid w:val="0DFE26B4"/>
    <w:rsid w:val="0E138B02"/>
    <w:rsid w:val="0F087664"/>
    <w:rsid w:val="0F30465D"/>
    <w:rsid w:val="0FAE9810"/>
    <w:rsid w:val="100075C1"/>
    <w:rsid w:val="106C5257"/>
    <w:rsid w:val="1175F232"/>
    <w:rsid w:val="121630E4"/>
    <w:rsid w:val="12C6783F"/>
    <w:rsid w:val="12F755A9"/>
    <w:rsid w:val="1387B9F5"/>
    <w:rsid w:val="1420AD7A"/>
    <w:rsid w:val="1475F44C"/>
    <w:rsid w:val="14F59ADC"/>
    <w:rsid w:val="15C74D27"/>
    <w:rsid w:val="15DB4989"/>
    <w:rsid w:val="15FBC19D"/>
    <w:rsid w:val="17B90542"/>
    <w:rsid w:val="186A0F02"/>
    <w:rsid w:val="18AFB03F"/>
    <w:rsid w:val="1A4FCFFA"/>
    <w:rsid w:val="1A99364B"/>
    <w:rsid w:val="1AB0CC93"/>
    <w:rsid w:val="1C8619C9"/>
    <w:rsid w:val="1C970157"/>
    <w:rsid w:val="1D74435C"/>
    <w:rsid w:val="1DBEBA2D"/>
    <w:rsid w:val="1EF0111D"/>
    <w:rsid w:val="1F25A1A2"/>
    <w:rsid w:val="1F30C4B7"/>
    <w:rsid w:val="1F698E2A"/>
    <w:rsid w:val="1FBADF13"/>
    <w:rsid w:val="1FDE169E"/>
    <w:rsid w:val="203193ED"/>
    <w:rsid w:val="2033230C"/>
    <w:rsid w:val="21B88106"/>
    <w:rsid w:val="22CF9273"/>
    <w:rsid w:val="2367F2AA"/>
    <w:rsid w:val="237464F4"/>
    <w:rsid w:val="24C6A7BE"/>
    <w:rsid w:val="24D276EC"/>
    <w:rsid w:val="26C2631C"/>
    <w:rsid w:val="2742B9F4"/>
    <w:rsid w:val="27D16E41"/>
    <w:rsid w:val="280A5430"/>
    <w:rsid w:val="2885EF5E"/>
    <w:rsid w:val="28F97FD0"/>
    <w:rsid w:val="29CA66DB"/>
    <w:rsid w:val="29F4EA5C"/>
    <w:rsid w:val="2B090892"/>
    <w:rsid w:val="2CD43450"/>
    <w:rsid w:val="2D47B628"/>
    <w:rsid w:val="2DCD8B14"/>
    <w:rsid w:val="2DD7E787"/>
    <w:rsid w:val="2E013113"/>
    <w:rsid w:val="2E4807F2"/>
    <w:rsid w:val="2E63ACA2"/>
    <w:rsid w:val="2F1F9CAB"/>
    <w:rsid w:val="2F628EA7"/>
    <w:rsid w:val="2F670D15"/>
    <w:rsid w:val="30506754"/>
    <w:rsid w:val="306BBB41"/>
    <w:rsid w:val="3105D167"/>
    <w:rsid w:val="312FBF96"/>
    <w:rsid w:val="32AD5471"/>
    <w:rsid w:val="330F7C38"/>
    <w:rsid w:val="33247FCF"/>
    <w:rsid w:val="3455FDD9"/>
    <w:rsid w:val="34ECB95C"/>
    <w:rsid w:val="357C1E13"/>
    <w:rsid w:val="3733CD11"/>
    <w:rsid w:val="3839816D"/>
    <w:rsid w:val="387DA356"/>
    <w:rsid w:val="38B4A825"/>
    <w:rsid w:val="3B31BC4A"/>
    <w:rsid w:val="3BE2329F"/>
    <w:rsid w:val="3C344B72"/>
    <w:rsid w:val="3C810582"/>
    <w:rsid w:val="3D8262A0"/>
    <w:rsid w:val="3DC407A8"/>
    <w:rsid w:val="3EF012EA"/>
    <w:rsid w:val="3F2527B8"/>
    <w:rsid w:val="3F59B76C"/>
    <w:rsid w:val="3F992116"/>
    <w:rsid w:val="408779A2"/>
    <w:rsid w:val="415FE052"/>
    <w:rsid w:val="417D8DF8"/>
    <w:rsid w:val="42EC84B9"/>
    <w:rsid w:val="438F0C1C"/>
    <w:rsid w:val="43D4B944"/>
    <w:rsid w:val="43F3D0E6"/>
    <w:rsid w:val="4524A8F7"/>
    <w:rsid w:val="475C4A09"/>
    <w:rsid w:val="47735700"/>
    <w:rsid w:val="47C45A88"/>
    <w:rsid w:val="47FD1C36"/>
    <w:rsid w:val="485F14DE"/>
    <w:rsid w:val="4A9E2BDC"/>
    <w:rsid w:val="4B5B3356"/>
    <w:rsid w:val="4C226A71"/>
    <w:rsid w:val="4DABC8B2"/>
    <w:rsid w:val="4DFFB646"/>
    <w:rsid w:val="4F3D70F8"/>
    <w:rsid w:val="4F5E24E6"/>
    <w:rsid w:val="4FE65922"/>
    <w:rsid w:val="50112A77"/>
    <w:rsid w:val="50259977"/>
    <w:rsid w:val="50B8BFE5"/>
    <w:rsid w:val="51A613B7"/>
    <w:rsid w:val="51B1E614"/>
    <w:rsid w:val="51DE87D0"/>
    <w:rsid w:val="5226E2C7"/>
    <w:rsid w:val="578A36B4"/>
    <w:rsid w:val="57F7FBE7"/>
    <w:rsid w:val="5856C452"/>
    <w:rsid w:val="5A90345F"/>
    <w:rsid w:val="5A9926F4"/>
    <w:rsid w:val="5AC8B3D7"/>
    <w:rsid w:val="5AF1009D"/>
    <w:rsid w:val="5B4B80D6"/>
    <w:rsid w:val="5B80E41B"/>
    <w:rsid w:val="5CC7998B"/>
    <w:rsid w:val="5D1F2C40"/>
    <w:rsid w:val="5D1F633F"/>
    <w:rsid w:val="5DA13EDA"/>
    <w:rsid w:val="5DB6ABF7"/>
    <w:rsid w:val="5DF0CFAE"/>
    <w:rsid w:val="5F448896"/>
    <w:rsid w:val="5FA3453A"/>
    <w:rsid w:val="602FFDC2"/>
    <w:rsid w:val="60C91638"/>
    <w:rsid w:val="617490A4"/>
    <w:rsid w:val="61CD5AA3"/>
    <w:rsid w:val="62980C91"/>
    <w:rsid w:val="62FA26C4"/>
    <w:rsid w:val="6304B446"/>
    <w:rsid w:val="63132D70"/>
    <w:rsid w:val="63768D6F"/>
    <w:rsid w:val="63F32D9D"/>
    <w:rsid w:val="66777DAB"/>
    <w:rsid w:val="66DE418A"/>
    <w:rsid w:val="66FEB3ED"/>
    <w:rsid w:val="68810BC8"/>
    <w:rsid w:val="69A70191"/>
    <w:rsid w:val="69F22A5A"/>
    <w:rsid w:val="6A308029"/>
    <w:rsid w:val="6B7E5FD6"/>
    <w:rsid w:val="6E0F4541"/>
    <w:rsid w:val="6FC21DD6"/>
    <w:rsid w:val="6FFC9E70"/>
    <w:rsid w:val="71653EA0"/>
    <w:rsid w:val="723A21D2"/>
    <w:rsid w:val="72B4BB03"/>
    <w:rsid w:val="72F65328"/>
    <w:rsid w:val="72FF74B3"/>
    <w:rsid w:val="739ED125"/>
    <w:rsid w:val="7591977E"/>
    <w:rsid w:val="7639FB3E"/>
    <w:rsid w:val="7741C1F6"/>
    <w:rsid w:val="7748D7B0"/>
    <w:rsid w:val="7755692C"/>
    <w:rsid w:val="779B4538"/>
    <w:rsid w:val="779D1C7C"/>
    <w:rsid w:val="7862C91C"/>
    <w:rsid w:val="79324F6B"/>
    <w:rsid w:val="79897D07"/>
    <w:rsid w:val="799E6C3C"/>
    <w:rsid w:val="79C36BDE"/>
    <w:rsid w:val="7B57E20A"/>
    <w:rsid w:val="7BAF7B09"/>
    <w:rsid w:val="7C788373"/>
    <w:rsid w:val="7C9EF5E7"/>
    <w:rsid w:val="7CAB64C9"/>
    <w:rsid w:val="7CF3C728"/>
    <w:rsid w:val="7D6E4DDC"/>
    <w:rsid w:val="7DA74BFB"/>
    <w:rsid w:val="7EA4B8EE"/>
    <w:rsid w:val="7F933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2808"/>
  <w15:docId w15:val="{862A6665-A2BB-45C5-AFA1-D9A1F1B8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pBdr>
        <w:bottom w:val="single" w:color="000000" w:sz="8" w:space="0"/>
      </w:pBdr>
      <w:spacing w:before="30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20EC"/>
    <w:pPr>
      <w:tabs>
        <w:tab w:val="center" w:pos="4680"/>
        <w:tab w:val="right" w:pos="9360"/>
      </w:tabs>
    </w:pPr>
  </w:style>
  <w:style w:type="character" w:styleId="HeaderChar" w:customStyle="1">
    <w:name w:val="Header Char"/>
    <w:basedOn w:val="DefaultParagraphFont"/>
    <w:link w:val="Header"/>
    <w:uiPriority w:val="99"/>
    <w:rsid w:val="002720EC"/>
  </w:style>
  <w:style w:type="paragraph" w:styleId="Footer">
    <w:name w:val="footer"/>
    <w:basedOn w:val="Normal"/>
    <w:link w:val="FooterChar"/>
    <w:uiPriority w:val="99"/>
    <w:unhideWhenUsed/>
    <w:rsid w:val="002720EC"/>
    <w:pPr>
      <w:tabs>
        <w:tab w:val="center" w:pos="4680"/>
        <w:tab w:val="right" w:pos="9360"/>
      </w:tabs>
    </w:pPr>
  </w:style>
  <w:style w:type="character" w:styleId="FooterChar" w:customStyle="1">
    <w:name w:val="Footer Char"/>
    <w:basedOn w:val="DefaultParagraphFont"/>
    <w:link w:val="Footer"/>
    <w:uiPriority w:val="99"/>
    <w:rsid w:val="002720EC"/>
  </w:style>
  <w:style w:type="paragraph" w:styleId="Revision">
    <w:name w:val="Revision"/>
    <w:hidden/>
    <w:uiPriority w:val="99"/>
    <w:semiHidden/>
    <w:rsid w:val="00534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hart" Target="charts/chart1.xml" Id="rId13" /><Relationship Type="http://schemas.openxmlformats.org/officeDocument/2006/relationships/image" Target="media/image6.emf" Id="rId18" /><Relationship Type="http://schemas.openxmlformats.org/officeDocument/2006/relationships/chart" Target="charts/chart3.xml"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5.emf" Id="rId17" /><Relationship Type="http://schemas.openxmlformats.org/officeDocument/2006/relationships/oleObject" Target="embeddings/oleObject1.bin"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image" Target="media/image8.png" Id="rId20"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image" Target="media/image11.emf"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chart" Target="charts/chart2.xml" Id="rId23" /><Relationship Type="http://schemas.openxmlformats.org/officeDocument/2006/relationships/chart" Target="charts/chart5.xml" Id="rId28" /><Relationship Type="http://schemas.openxmlformats.org/officeDocument/2006/relationships/endnotes" Target="endnotes.xml" Id="rId10" /><Relationship Type="http://schemas.openxmlformats.org/officeDocument/2006/relationships/image" Target="media/image7.emf"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0.png" Id="rId22" /><Relationship Type="http://schemas.openxmlformats.org/officeDocument/2006/relationships/chart" Target="charts/chart4.xml" Id="rId27" /><Relationship Type="http://schemas.openxmlformats.org/officeDocument/2006/relationships/image" Target="media/image13.png" Id="rId30" /><Relationship Type="http://schemas.openxmlformats.org/officeDocument/2006/relationships/webSettings" Target="webSetting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https://byu-my.sharepoint.com/personal/zgm23_byu_edu/Documents/IHS%20Stock%20Pitch/IHS%20_%20Round%201%20Pitch_Pi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byu-my.sharepoint.com/personal/rhotonm_byu_edu/Documents/BYU%20MBA/MBA%20629R%20-%20Silver%20Fund/Winter%20'26%20Stock%20Pitch%20-%20MTN/Final%20Write-up%20Appendix%20Support/Bloomberg%20Revenue%20By%20Countr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byu-my.sharepoint.com/personal/rhotonm_byu_edu/Documents/BYU%20MBA/MBA%20629R%20-%20Silver%20Fund/Winter%20'26%20Stock%20Pitch%20-%20MTN/Final%20Write-up%20Appendix%20Support/Bloomberg%20Revenue%20By%20Count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byu-my.sharepoint.com/personal/rhotonm_byu_edu/Documents/BYU%20MBA/MBA%20629R%20-%20Silver%20Fund/Winter%20'26%20Stock%20Pitch%20-%20MTN/Final%20Write-up%20Appendix%20Support/Bloomberg%20Revenue%20By%20Countr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byu-my.sharepoint.com/personal/rhotonm_byu_edu/Documents/BYU%20MBA/MBA%20629R%20-%20Silver%20Fund/Winter%20'26%20Stock%20Pitch%20-%20MTN/Final%20Write-up%20Appendix%20Support/Bloomberg%20Revenue%20By%20Country.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Revenue By Segment</c:v>
                </c:pt>
              </c:strCache>
            </c:strRef>
          </c:tx>
          <c:spPr>
            <a:ln>
              <a:solidFill>
                <a:srgbClr val="FFFFFF"/>
              </a:solidFill>
              <a:prstDash val="solid"/>
            </a:ln>
          </c:spPr>
          <c:dPt>
            <c:idx val="0"/>
            <c:bubble3D val="0"/>
            <c:spPr>
              <a:solidFill>
                <a:srgbClr val="FDCC00"/>
              </a:solidFill>
              <a:ln w="19050">
                <a:solidFill>
                  <a:srgbClr val="FFFFFF"/>
                </a:solidFill>
                <a:prstDash val="solid"/>
              </a:ln>
              <a:effectLst/>
            </c:spPr>
            <c:extLst>
              <c:ext xmlns:c16="http://schemas.microsoft.com/office/drawing/2014/chart" uri="{C3380CC4-5D6E-409C-BE32-E72D297353CC}">
                <c16:uniqueId val="{00000001-1871-4CB1-8A95-B58AA9733E14}"/>
              </c:ext>
            </c:extLst>
          </c:dPt>
          <c:dPt>
            <c:idx val="1"/>
            <c:bubble3D val="0"/>
            <c:spPr>
              <a:solidFill>
                <a:srgbClr val="FFC107"/>
              </a:solidFill>
              <a:ln w="19050">
                <a:solidFill>
                  <a:srgbClr val="FFFFFF"/>
                </a:solidFill>
                <a:prstDash val="solid"/>
              </a:ln>
              <a:effectLst/>
            </c:spPr>
            <c:extLst>
              <c:ext xmlns:c16="http://schemas.microsoft.com/office/drawing/2014/chart" uri="{C3380CC4-5D6E-409C-BE32-E72D297353CC}">
                <c16:uniqueId val="{00000003-1871-4CB1-8A95-B58AA9733E14}"/>
              </c:ext>
            </c:extLst>
          </c:dPt>
          <c:dPt>
            <c:idx val="2"/>
            <c:bubble3D val="0"/>
            <c:spPr>
              <a:solidFill>
                <a:srgbClr val="FFB74D"/>
              </a:solidFill>
              <a:ln w="19050">
                <a:solidFill>
                  <a:srgbClr val="FFFFFF"/>
                </a:solidFill>
                <a:prstDash val="solid"/>
              </a:ln>
              <a:effectLst/>
            </c:spPr>
            <c:extLst>
              <c:ext xmlns:c16="http://schemas.microsoft.com/office/drawing/2014/chart" uri="{C3380CC4-5D6E-409C-BE32-E72D297353CC}">
                <c16:uniqueId val="{00000005-1871-4CB1-8A95-B58AA9733E14}"/>
              </c:ext>
            </c:extLst>
          </c:dPt>
          <c:dPt>
            <c:idx val="3"/>
            <c:bubble3D val="0"/>
            <c:spPr>
              <a:solidFill>
                <a:srgbClr val="FFA726"/>
              </a:solidFill>
              <a:ln w="19050">
                <a:solidFill>
                  <a:srgbClr val="FFFFFF"/>
                </a:solidFill>
                <a:prstDash val="solid"/>
              </a:ln>
              <a:effectLst/>
            </c:spPr>
            <c:extLst>
              <c:ext xmlns:c16="http://schemas.microsoft.com/office/drawing/2014/chart" uri="{C3380CC4-5D6E-409C-BE32-E72D297353CC}">
                <c16:uniqueId val="{00000007-1871-4CB1-8A95-B58AA9733E14}"/>
              </c:ext>
            </c:extLst>
          </c:dPt>
          <c:cat>
            <c:strRef>
              <c:f>Sheet1!$A$2:$A$5</c:f>
              <c:strCache>
                <c:ptCount val="4"/>
                <c:pt idx="0">
                  <c:v>Data</c:v>
                </c:pt>
                <c:pt idx="1">
                  <c:v>Voice</c:v>
                </c:pt>
                <c:pt idx="2">
                  <c:v>Fintech</c:v>
                </c:pt>
                <c:pt idx="3">
                  <c:v>Other</c:v>
                </c:pt>
              </c:strCache>
            </c:strRef>
          </c:cat>
          <c:val>
            <c:numRef>
              <c:f>Sheet1!$B$2:$B$5</c:f>
              <c:numCache>
                <c:formatCode>0.00%</c:formatCode>
                <c:ptCount val="4"/>
                <c:pt idx="0">
                  <c:v>0.41</c:v>
                </c:pt>
                <c:pt idx="1">
                  <c:v>0.31</c:v>
                </c:pt>
                <c:pt idx="2" formatCode="0%">
                  <c:v>0.12</c:v>
                </c:pt>
                <c:pt idx="3" formatCode="0%">
                  <c:v>0.13</c:v>
                </c:pt>
              </c:numCache>
            </c:numRef>
          </c:val>
          <c:extLst>
            <c:ext xmlns:c16="http://schemas.microsoft.com/office/drawing/2014/chart" uri="{C3380CC4-5D6E-409C-BE32-E72D297353CC}">
              <c16:uniqueId val="{00000008-1871-4CB1-8A95-B58AA9733E1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00" b="1" i="0" u="none" strike="noStrike" kern="1200" spc="0" baseline="0">
                <a:solidFill>
                  <a:srgbClr val="1F4E79"/>
                </a:solidFill>
                <a:latin typeface="+mn-lt"/>
                <a:ea typeface="+mn-ea"/>
                <a:cs typeface="+mn-cs"/>
              </a:defRPr>
            </a:pPr>
            <a:r>
              <a:rPr lang="en-US"/>
              <a:t>Revenue by Country — 2025 (Actual)</a:t>
            </a:r>
          </a:p>
        </c:rich>
      </c:tx>
      <c:overlay val="0"/>
      <c:spPr>
        <a:noFill/>
        <a:ln>
          <a:noFill/>
        </a:ln>
        <a:effectLst/>
      </c:spPr>
      <c:txPr>
        <a:bodyPr rot="0" spcFirstLastPara="1" vertOverflow="ellipsis" vert="horz" wrap="square" anchor="ctr" anchorCtr="1"/>
        <a:lstStyle/>
        <a:p>
          <a:pPr>
            <a:defRPr sz="1300" b="1" i="0" u="none" strike="noStrike" kern="1200" spc="0" baseline="0">
              <a:solidFill>
                <a:srgbClr val="1F4E79"/>
              </a:solidFill>
              <a:latin typeface="+mn-lt"/>
              <a:ea typeface="+mn-ea"/>
              <a:cs typeface="+mn-cs"/>
            </a:defRPr>
          </a:pPr>
          <a:endParaRPr lang="en-US"/>
        </a:p>
      </c:txPr>
    </c:title>
    <c:autoTitleDeleted val="0"/>
    <c:plotArea>
      <c:layout/>
      <c:pieChart>
        <c:varyColors val="1"/>
        <c:ser>
          <c:idx val="0"/>
          <c:order val="0"/>
          <c:dPt>
            <c:idx val="0"/>
            <c:bubble3D val="0"/>
            <c:spPr>
              <a:solidFill>
                <a:srgbClr val="E36C09"/>
              </a:solidFill>
              <a:ln w="19050">
                <a:solidFill>
                  <a:schemeClr val="lt1"/>
                </a:solidFill>
              </a:ln>
              <a:effectLst/>
            </c:spPr>
            <c:extLst>
              <c:ext xmlns:c16="http://schemas.microsoft.com/office/drawing/2014/chart" uri="{C3380CC4-5D6E-409C-BE32-E72D297353CC}">
                <c16:uniqueId val="{00000001-A9E6-45BB-846C-19789E51ACAF}"/>
              </c:ext>
            </c:extLst>
          </c:dPt>
          <c:dPt>
            <c:idx val="1"/>
            <c:bubble3D val="0"/>
            <c:spPr>
              <a:solidFill>
                <a:srgbClr val="2E75B6"/>
              </a:solidFill>
              <a:ln w="19050">
                <a:solidFill>
                  <a:schemeClr val="lt1"/>
                </a:solidFill>
              </a:ln>
              <a:effectLst/>
            </c:spPr>
            <c:extLst>
              <c:ext xmlns:c16="http://schemas.microsoft.com/office/drawing/2014/chart" uri="{C3380CC4-5D6E-409C-BE32-E72D297353CC}">
                <c16:uniqueId val="{00000003-A9E6-45BB-846C-19789E51ACAF}"/>
              </c:ext>
            </c:extLst>
          </c:dPt>
          <c:dPt>
            <c:idx val="2"/>
            <c:bubble3D val="0"/>
            <c:spPr>
              <a:solidFill>
                <a:srgbClr val="F0A500"/>
              </a:solidFill>
              <a:ln w="19050">
                <a:solidFill>
                  <a:schemeClr val="lt1"/>
                </a:solidFill>
              </a:ln>
              <a:effectLst/>
            </c:spPr>
            <c:extLst>
              <c:ext xmlns:c16="http://schemas.microsoft.com/office/drawing/2014/chart" uri="{C3380CC4-5D6E-409C-BE32-E72D297353CC}">
                <c16:uniqueId val="{00000005-A9E6-45BB-846C-19789E51ACAF}"/>
              </c:ext>
            </c:extLst>
          </c:dPt>
          <c:dPt>
            <c:idx val="3"/>
            <c:bubble3D val="0"/>
            <c:spPr>
              <a:solidFill>
                <a:srgbClr val="8064A2"/>
              </a:solidFill>
              <a:ln w="19050">
                <a:solidFill>
                  <a:schemeClr val="lt1"/>
                </a:solidFill>
              </a:ln>
              <a:effectLst/>
            </c:spPr>
            <c:extLst>
              <c:ext xmlns:c16="http://schemas.microsoft.com/office/drawing/2014/chart" uri="{C3380CC4-5D6E-409C-BE32-E72D297353CC}">
                <c16:uniqueId val="{00000007-A9E6-45BB-846C-19789E51ACAF}"/>
              </c:ext>
            </c:extLst>
          </c:dPt>
          <c:dPt>
            <c:idx val="4"/>
            <c:bubble3D val="0"/>
            <c:spPr>
              <a:solidFill>
                <a:srgbClr val="70AD47"/>
              </a:solidFill>
              <a:ln w="19050">
                <a:solidFill>
                  <a:schemeClr val="lt1"/>
                </a:solidFill>
              </a:ln>
              <a:effectLst/>
            </c:spPr>
            <c:extLst>
              <c:ext xmlns:c16="http://schemas.microsoft.com/office/drawing/2014/chart" uri="{C3380CC4-5D6E-409C-BE32-E72D297353CC}">
                <c16:uniqueId val="{00000009-A9E6-45BB-846C-19789E51ACAF}"/>
              </c:ext>
            </c:extLst>
          </c:dPt>
          <c:dPt>
            <c:idx val="5"/>
            <c:bubble3D val="0"/>
            <c:spPr>
              <a:solidFill>
                <a:srgbClr val="4BACC6"/>
              </a:solidFill>
              <a:ln w="19050">
                <a:solidFill>
                  <a:schemeClr val="lt1"/>
                </a:solidFill>
              </a:ln>
              <a:effectLst/>
            </c:spPr>
            <c:extLst>
              <c:ext xmlns:c16="http://schemas.microsoft.com/office/drawing/2014/chart" uri="{C3380CC4-5D6E-409C-BE32-E72D297353CC}">
                <c16:uniqueId val="{0000000B-A9E6-45BB-846C-19789E51ACAF}"/>
              </c:ext>
            </c:extLst>
          </c:dPt>
          <c:dPt>
            <c:idx val="6"/>
            <c:bubble3D val="0"/>
            <c:spPr>
              <a:solidFill>
                <a:srgbClr val="C8C8C8"/>
              </a:solidFill>
              <a:ln w="19050">
                <a:solidFill>
                  <a:schemeClr val="lt1"/>
                </a:solidFill>
              </a:ln>
              <a:effectLst/>
            </c:spPr>
            <c:extLst>
              <c:ext xmlns:c16="http://schemas.microsoft.com/office/drawing/2014/chart" uri="{C3380CC4-5D6E-409C-BE32-E72D297353CC}">
                <c16:uniqueId val="{0000000D-A9E6-45BB-846C-19789E51ACA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'Multiple Periods (2)'!$V$3:$V$9</c:f>
              <c:strCache>
                <c:ptCount val="7"/>
                <c:pt idx="0">
                  <c:v>Nigeria</c:v>
                </c:pt>
                <c:pt idx="1">
                  <c:v>South Africa</c:v>
                </c:pt>
                <c:pt idx="2">
                  <c:v>Ghana</c:v>
                </c:pt>
                <c:pt idx="3">
                  <c:v>Uganda</c:v>
                </c:pt>
                <c:pt idx="4">
                  <c:v>Cameroon</c:v>
                </c:pt>
                <c:pt idx="5">
                  <c:v>Côte d'Ivoire</c:v>
                </c:pt>
                <c:pt idx="6">
                  <c:v>Other (&lt;4%)</c:v>
                </c:pt>
              </c:strCache>
            </c:strRef>
          </c:cat>
          <c:val>
            <c:numRef>
              <c:f>'Multiple Periods (2)'!$W$3:$W$9</c:f>
              <c:numCache>
                <c:formatCode>0.00%</c:formatCode>
                <c:ptCount val="7"/>
                <c:pt idx="0">
                  <c:v>0.27213098845646583</c:v>
                </c:pt>
                <c:pt idx="1">
                  <c:v>0.22535695854120077</c:v>
                </c:pt>
                <c:pt idx="2">
                  <c:v>0.15760430864507932</c:v>
                </c:pt>
                <c:pt idx="3">
                  <c:v>7.8916839797624247E-2</c:v>
                </c:pt>
                <c:pt idx="4">
                  <c:v>5.9336500416837586E-2</c:v>
                </c:pt>
                <c:pt idx="5">
                  <c:v>4.4224483584538635E-2</c:v>
                </c:pt>
                <c:pt idx="6">
                  <c:v>0.16242992055825356</c:v>
                </c:pt>
              </c:numCache>
            </c:numRef>
          </c:val>
          <c:extLst>
            <c:ext xmlns:c16="http://schemas.microsoft.com/office/drawing/2014/chart" uri="{C3380CC4-5D6E-409C-BE32-E72D297353CC}">
              <c16:uniqueId val="{0000000E-A9E6-45BB-846C-19789E51ACAF}"/>
            </c:ext>
          </c:extLst>
        </c:ser>
        <c:dLbls>
          <c:showLegendKey val="0"/>
          <c:showVal val="0"/>
          <c:showCatName val="0"/>
          <c:showSerName val="0"/>
          <c:showPercent val="0"/>
          <c:showBubbleSize val="0"/>
          <c:showLeaderLines val="1"/>
        </c:dLbls>
        <c:firstSliceAng val="0"/>
      </c:pieChart>
      <c:spPr>
        <a:solidFill>
          <a:srgbClr val="FFFFFF"/>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00" b="1" i="0" u="none" strike="noStrike" kern="1200" spc="0" baseline="0">
                <a:solidFill>
                  <a:srgbClr val="1F4E79"/>
                </a:solidFill>
                <a:latin typeface="+mn-lt"/>
                <a:ea typeface="+mn-ea"/>
                <a:cs typeface="+mn-cs"/>
              </a:defRPr>
            </a:pPr>
            <a:r>
              <a:rPr lang="en-US"/>
              <a:t>Revenue by Country — 2026E (Estimate)</a:t>
            </a:r>
          </a:p>
        </c:rich>
      </c:tx>
      <c:overlay val="0"/>
      <c:spPr>
        <a:noFill/>
        <a:ln>
          <a:noFill/>
        </a:ln>
        <a:effectLst/>
      </c:spPr>
      <c:txPr>
        <a:bodyPr rot="0" spcFirstLastPara="1" vertOverflow="ellipsis" vert="horz" wrap="square" anchor="ctr" anchorCtr="1"/>
        <a:lstStyle/>
        <a:p>
          <a:pPr>
            <a:defRPr sz="1300" b="1" i="0" u="none" strike="noStrike" kern="1200" spc="0" baseline="0">
              <a:solidFill>
                <a:srgbClr val="1F4E79"/>
              </a:solidFill>
              <a:latin typeface="+mn-lt"/>
              <a:ea typeface="+mn-ea"/>
              <a:cs typeface="+mn-cs"/>
            </a:defRPr>
          </a:pPr>
          <a:endParaRPr lang="en-US"/>
        </a:p>
      </c:txPr>
    </c:title>
    <c:autoTitleDeleted val="0"/>
    <c:plotArea>
      <c:layout/>
      <c:pieChart>
        <c:varyColors val="1"/>
        <c:ser>
          <c:idx val="0"/>
          <c:order val="0"/>
          <c:dPt>
            <c:idx val="0"/>
            <c:bubble3D val="0"/>
            <c:spPr>
              <a:solidFill>
                <a:srgbClr val="E36C09"/>
              </a:solidFill>
              <a:ln w="19050">
                <a:solidFill>
                  <a:schemeClr val="lt1"/>
                </a:solidFill>
              </a:ln>
              <a:effectLst/>
            </c:spPr>
            <c:extLst>
              <c:ext xmlns:c16="http://schemas.microsoft.com/office/drawing/2014/chart" uri="{C3380CC4-5D6E-409C-BE32-E72D297353CC}">
                <c16:uniqueId val="{00000001-48B4-4061-A698-6BB5A242E790}"/>
              </c:ext>
            </c:extLst>
          </c:dPt>
          <c:dPt>
            <c:idx val="1"/>
            <c:bubble3D val="0"/>
            <c:spPr>
              <a:solidFill>
                <a:srgbClr val="2E75B6"/>
              </a:solidFill>
              <a:ln w="19050">
                <a:solidFill>
                  <a:schemeClr val="lt1"/>
                </a:solidFill>
              </a:ln>
              <a:effectLst/>
            </c:spPr>
            <c:extLst>
              <c:ext xmlns:c16="http://schemas.microsoft.com/office/drawing/2014/chart" uri="{C3380CC4-5D6E-409C-BE32-E72D297353CC}">
                <c16:uniqueId val="{00000003-48B4-4061-A698-6BB5A242E790}"/>
              </c:ext>
            </c:extLst>
          </c:dPt>
          <c:dPt>
            <c:idx val="2"/>
            <c:bubble3D val="0"/>
            <c:spPr>
              <a:solidFill>
                <a:srgbClr val="F0A500"/>
              </a:solidFill>
              <a:ln w="19050">
                <a:solidFill>
                  <a:schemeClr val="lt1"/>
                </a:solidFill>
              </a:ln>
              <a:effectLst/>
            </c:spPr>
            <c:extLst>
              <c:ext xmlns:c16="http://schemas.microsoft.com/office/drawing/2014/chart" uri="{C3380CC4-5D6E-409C-BE32-E72D297353CC}">
                <c16:uniqueId val="{00000005-48B4-4061-A698-6BB5A242E790}"/>
              </c:ext>
            </c:extLst>
          </c:dPt>
          <c:dPt>
            <c:idx val="3"/>
            <c:bubble3D val="0"/>
            <c:spPr>
              <a:solidFill>
                <a:srgbClr val="8064A2"/>
              </a:solidFill>
              <a:ln w="19050">
                <a:solidFill>
                  <a:schemeClr val="lt1"/>
                </a:solidFill>
              </a:ln>
              <a:effectLst/>
            </c:spPr>
            <c:extLst>
              <c:ext xmlns:c16="http://schemas.microsoft.com/office/drawing/2014/chart" uri="{C3380CC4-5D6E-409C-BE32-E72D297353CC}">
                <c16:uniqueId val="{00000007-48B4-4061-A698-6BB5A242E790}"/>
              </c:ext>
            </c:extLst>
          </c:dPt>
          <c:dPt>
            <c:idx val="4"/>
            <c:bubble3D val="0"/>
            <c:spPr>
              <a:solidFill>
                <a:srgbClr val="70AD47"/>
              </a:solidFill>
              <a:ln w="19050">
                <a:solidFill>
                  <a:schemeClr val="lt1"/>
                </a:solidFill>
              </a:ln>
              <a:effectLst/>
            </c:spPr>
            <c:extLst>
              <c:ext xmlns:c16="http://schemas.microsoft.com/office/drawing/2014/chart" uri="{C3380CC4-5D6E-409C-BE32-E72D297353CC}">
                <c16:uniqueId val="{00000009-48B4-4061-A698-6BB5A242E790}"/>
              </c:ext>
            </c:extLst>
          </c:dPt>
          <c:dPt>
            <c:idx val="5"/>
            <c:bubble3D val="0"/>
            <c:spPr>
              <a:solidFill>
                <a:srgbClr val="4BACC6"/>
              </a:solidFill>
              <a:ln w="19050">
                <a:solidFill>
                  <a:schemeClr val="lt1"/>
                </a:solidFill>
              </a:ln>
              <a:effectLst/>
            </c:spPr>
            <c:extLst>
              <c:ext xmlns:c16="http://schemas.microsoft.com/office/drawing/2014/chart" uri="{C3380CC4-5D6E-409C-BE32-E72D297353CC}">
                <c16:uniqueId val="{0000000B-48B4-4061-A698-6BB5A242E790}"/>
              </c:ext>
            </c:extLst>
          </c:dPt>
          <c:dPt>
            <c:idx val="6"/>
            <c:bubble3D val="0"/>
            <c:spPr>
              <a:solidFill>
                <a:srgbClr val="C8C8C8"/>
              </a:solidFill>
              <a:ln w="19050">
                <a:solidFill>
                  <a:schemeClr val="lt1"/>
                </a:solidFill>
              </a:ln>
              <a:effectLst/>
            </c:spPr>
            <c:extLst>
              <c:ext xmlns:c16="http://schemas.microsoft.com/office/drawing/2014/chart" uri="{C3380CC4-5D6E-409C-BE32-E72D297353CC}">
                <c16:uniqueId val="{0000000D-48B4-4061-A698-6BB5A242E7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'Multiple Periods (2)'!$Y$3:$Y$9</c:f>
              <c:strCache>
                <c:ptCount val="7"/>
                <c:pt idx="0">
                  <c:v>Nigeria</c:v>
                </c:pt>
                <c:pt idx="1">
                  <c:v>South Africa</c:v>
                </c:pt>
                <c:pt idx="2">
                  <c:v>Ghana</c:v>
                </c:pt>
                <c:pt idx="3">
                  <c:v>Uganda</c:v>
                </c:pt>
                <c:pt idx="4">
                  <c:v>Cameroon</c:v>
                </c:pt>
                <c:pt idx="5">
                  <c:v>Côte d'Ivoire</c:v>
                </c:pt>
                <c:pt idx="6">
                  <c:v>Other (&lt;4%)</c:v>
                </c:pt>
              </c:strCache>
            </c:strRef>
          </c:cat>
          <c:val>
            <c:numRef>
              <c:f>'Multiple Periods (2)'!$Z$3:$Z$9</c:f>
              <c:numCache>
                <c:formatCode>0.00%</c:formatCode>
                <c:ptCount val="7"/>
                <c:pt idx="0">
                  <c:v>0.31589335999458468</c:v>
                </c:pt>
                <c:pt idx="1">
                  <c:v>0.19839961390864214</c:v>
                </c:pt>
                <c:pt idx="2">
                  <c:v>0.18936338660126814</c:v>
                </c:pt>
                <c:pt idx="3">
                  <c:v>7.0665330288874617E-2</c:v>
                </c:pt>
                <c:pt idx="4">
                  <c:v>5.5828891090024313E-2</c:v>
                </c:pt>
                <c:pt idx="5">
                  <c:v>4.1488411821428657E-2</c:v>
                </c:pt>
                <c:pt idx="6">
                  <c:v>0.12836100629517733</c:v>
                </c:pt>
              </c:numCache>
            </c:numRef>
          </c:val>
          <c:extLst>
            <c:ext xmlns:c16="http://schemas.microsoft.com/office/drawing/2014/chart" uri="{C3380CC4-5D6E-409C-BE32-E72D297353CC}">
              <c16:uniqueId val="{0000000E-48B4-4061-A698-6BB5A242E790}"/>
            </c:ext>
          </c:extLst>
        </c:ser>
        <c:dLbls>
          <c:showLegendKey val="0"/>
          <c:showVal val="0"/>
          <c:showCatName val="0"/>
          <c:showSerName val="0"/>
          <c:showPercent val="0"/>
          <c:showBubbleSize val="0"/>
          <c:showLeaderLines val="1"/>
        </c:dLbls>
        <c:firstSliceAng val="0"/>
      </c:pieChart>
      <c:spPr>
        <a:solidFill>
          <a:srgbClr val="FFFFFF"/>
        </a:soli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r>
              <a:rPr lang="en-US"/>
              <a:t>Digital Economy Revenue as % of Country Total (2020–2026E)</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endParaRPr lang="en-US"/>
        </a:p>
      </c:txPr>
    </c:title>
    <c:autoTitleDeleted val="0"/>
    <c:plotArea>
      <c:layout/>
      <c:lineChart>
        <c:grouping val="standard"/>
        <c:varyColors val="0"/>
        <c:ser>
          <c:idx val="0"/>
          <c:order val="0"/>
          <c:tx>
            <c:strRef>
              <c:f>'Multiple Periods (2)'!$Q$49</c:f>
              <c:strCache>
                <c:ptCount val="1"/>
                <c:pt idx="0">
                  <c:v>South Africa</c:v>
                </c:pt>
              </c:strCache>
            </c:strRef>
          </c:tx>
          <c:spPr>
            <a:ln w="25400" cap="rnd">
              <a:solidFill>
                <a:srgbClr val="2E75B6"/>
              </a:solidFill>
              <a:prstDash val="solid"/>
              <a:round/>
            </a:ln>
            <a:effectLst/>
          </c:spPr>
          <c:marker>
            <c:symbol val="circle"/>
            <c:size val="5"/>
            <c:spPr>
              <a:solidFill>
                <a:srgbClr val="2E75B6"/>
              </a:solidFill>
              <a:ln w="9525">
                <a:solidFill>
                  <a:srgbClr val="2E75B6"/>
                </a:solidFill>
                <a:prstDash val="solid"/>
              </a:ln>
              <a:effectLst/>
            </c:spPr>
          </c:marker>
          <c:cat>
            <c:strRef>
              <c:f>'Multiple Periods (2)'!$P$50:$P$56</c:f>
              <c:strCache>
                <c:ptCount val="7"/>
                <c:pt idx="0">
                  <c:v>2020</c:v>
                </c:pt>
                <c:pt idx="1">
                  <c:v>2021</c:v>
                </c:pt>
                <c:pt idx="2">
                  <c:v>2022</c:v>
                </c:pt>
                <c:pt idx="3">
                  <c:v>2023</c:v>
                </c:pt>
                <c:pt idx="4">
                  <c:v>2024</c:v>
                </c:pt>
                <c:pt idx="5">
                  <c:v>2025</c:v>
                </c:pt>
                <c:pt idx="6">
                  <c:v>2026E</c:v>
                </c:pt>
              </c:strCache>
            </c:strRef>
          </c:cat>
          <c:val>
            <c:numRef>
              <c:f>'Multiple Periods (2)'!$Q$50:$Q$56</c:f>
              <c:numCache>
                <c:formatCode>0.0%</c:formatCode>
                <c:ptCount val="7"/>
                <c:pt idx="0">
                  <c:v>0.36802058364304091</c:v>
                </c:pt>
                <c:pt idx="1">
                  <c:v>0.38812710403152967</c:v>
                </c:pt>
                <c:pt idx="2">
                  <c:v>0.41581753554502376</c:v>
                </c:pt>
                <c:pt idx="3">
                  <c:v>0.43426563977840837</c:v>
                </c:pt>
                <c:pt idx="4">
                  <c:v>0.45229675260476082</c:v>
                </c:pt>
                <c:pt idx="5">
                  <c:v>0.48013309845370922</c:v>
                </c:pt>
                <c:pt idx="6">
                  <c:v>0.48933607791139322</c:v>
                </c:pt>
              </c:numCache>
            </c:numRef>
          </c:val>
          <c:smooth val="0"/>
          <c:extLst>
            <c:ext xmlns:c16="http://schemas.microsoft.com/office/drawing/2014/chart" uri="{C3380CC4-5D6E-409C-BE32-E72D297353CC}">
              <c16:uniqueId val="{00000000-89D8-4628-B1FD-CE8ABE45EC91}"/>
            </c:ext>
          </c:extLst>
        </c:ser>
        <c:ser>
          <c:idx val="1"/>
          <c:order val="1"/>
          <c:tx>
            <c:strRef>
              <c:f>'Multiple Periods (2)'!$R$49</c:f>
              <c:strCache>
                <c:ptCount val="1"/>
                <c:pt idx="0">
                  <c:v>Nigeria</c:v>
                </c:pt>
              </c:strCache>
            </c:strRef>
          </c:tx>
          <c:spPr>
            <a:ln w="38100" cap="rnd">
              <a:solidFill>
                <a:srgbClr val="E36C09"/>
              </a:solidFill>
              <a:prstDash val="solid"/>
              <a:round/>
            </a:ln>
            <a:effectLst/>
          </c:spPr>
          <c:marker>
            <c:symbol val="circle"/>
            <c:size val="5"/>
            <c:spPr>
              <a:solidFill>
                <a:srgbClr val="E36C09"/>
              </a:solidFill>
              <a:ln w="9525">
                <a:solidFill>
                  <a:srgbClr val="E36C09"/>
                </a:solidFill>
                <a:prstDash val="solid"/>
              </a:ln>
              <a:effectLst/>
            </c:spPr>
          </c:marker>
          <c:cat>
            <c:strRef>
              <c:f>'Multiple Periods (2)'!$P$50:$P$56</c:f>
              <c:strCache>
                <c:ptCount val="7"/>
                <c:pt idx="0">
                  <c:v>2020</c:v>
                </c:pt>
                <c:pt idx="1">
                  <c:v>2021</c:v>
                </c:pt>
                <c:pt idx="2">
                  <c:v>2022</c:v>
                </c:pt>
                <c:pt idx="3">
                  <c:v>2023</c:v>
                </c:pt>
                <c:pt idx="4">
                  <c:v>2024</c:v>
                </c:pt>
                <c:pt idx="5">
                  <c:v>2025</c:v>
                </c:pt>
                <c:pt idx="6">
                  <c:v>2026E</c:v>
                </c:pt>
              </c:strCache>
            </c:strRef>
          </c:cat>
          <c:val>
            <c:numRef>
              <c:f>'Multiple Periods (2)'!$R$50:$R$56</c:f>
              <c:numCache>
                <c:formatCode>0.0%</c:formatCode>
                <c:ptCount val="7"/>
                <c:pt idx="0">
                  <c:v>0.24499762227018329</c:v>
                </c:pt>
                <c:pt idx="1">
                  <c:v>0.36544546211490425</c:v>
                </c:pt>
                <c:pt idx="2">
                  <c:v>0.43349728190525494</c:v>
                </c:pt>
                <c:pt idx="3">
                  <c:v>0.47702975629460076</c:v>
                </c:pt>
                <c:pt idx="4">
                  <c:v>0.52732500060911724</c:v>
                </c:pt>
                <c:pt idx="5">
                  <c:v>0.59026809738386243</c:v>
                </c:pt>
                <c:pt idx="6">
                  <c:v>0.64524888704429062</c:v>
                </c:pt>
              </c:numCache>
            </c:numRef>
          </c:val>
          <c:smooth val="0"/>
          <c:extLst>
            <c:ext xmlns:c16="http://schemas.microsoft.com/office/drawing/2014/chart" uri="{C3380CC4-5D6E-409C-BE32-E72D297353CC}">
              <c16:uniqueId val="{00000001-89D8-4628-B1FD-CE8ABE45EC91}"/>
            </c:ext>
          </c:extLst>
        </c:ser>
        <c:ser>
          <c:idx val="2"/>
          <c:order val="2"/>
          <c:tx>
            <c:strRef>
              <c:f>'Multiple Periods (2)'!$S$49</c:f>
              <c:strCache>
                <c:ptCount val="1"/>
                <c:pt idx="0">
                  <c:v>Ghana</c:v>
                </c:pt>
              </c:strCache>
            </c:strRef>
          </c:tx>
          <c:spPr>
            <a:ln w="38100" cap="rnd">
              <a:solidFill>
                <a:srgbClr val="F0A500"/>
              </a:solidFill>
              <a:prstDash val="solid"/>
              <a:round/>
            </a:ln>
            <a:effectLst/>
          </c:spPr>
          <c:marker>
            <c:symbol val="circle"/>
            <c:size val="5"/>
            <c:spPr>
              <a:solidFill>
                <a:srgbClr val="F0A500"/>
              </a:solidFill>
              <a:ln w="9525">
                <a:solidFill>
                  <a:srgbClr val="F0A500"/>
                </a:solidFill>
                <a:prstDash val="solid"/>
              </a:ln>
              <a:effectLst/>
            </c:spPr>
          </c:marker>
          <c:cat>
            <c:strRef>
              <c:f>'Multiple Periods (2)'!$P$50:$P$56</c:f>
              <c:strCache>
                <c:ptCount val="7"/>
                <c:pt idx="0">
                  <c:v>2020</c:v>
                </c:pt>
                <c:pt idx="1">
                  <c:v>2021</c:v>
                </c:pt>
                <c:pt idx="2">
                  <c:v>2022</c:v>
                </c:pt>
                <c:pt idx="3">
                  <c:v>2023</c:v>
                </c:pt>
                <c:pt idx="4">
                  <c:v>2024</c:v>
                </c:pt>
                <c:pt idx="5">
                  <c:v>2025</c:v>
                </c:pt>
                <c:pt idx="6">
                  <c:v>2026E</c:v>
                </c:pt>
              </c:strCache>
            </c:strRef>
          </c:cat>
          <c:val>
            <c:numRef>
              <c:f>'Multiple Periods (2)'!$S$50:$S$56</c:f>
              <c:numCache>
                <c:formatCode>0.0%</c:formatCode>
                <c:ptCount val="7"/>
                <c:pt idx="0">
                  <c:v>0.55395766888953324</c:v>
                </c:pt>
                <c:pt idx="1">
                  <c:v>0.62625736175535518</c:v>
                </c:pt>
                <c:pt idx="2">
                  <c:v>0.62176252010426492</c:v>
                </c:pt>
                <c:pt idx="3">
                  <c:v>0.68220114582831837</c:v>
                </c:pt>
                <c:pt idx="4">
                  <c:v>0.76888084091511344</c:v>
                </c:pt>
                <c:pt idx="5">
                  <c:v>0.82239014833473278</c:v>
                </c:pt>
                <c:pt idx="6">
                  <c:v>0.86726507875584258</c:v>
                </c:pt>
              </c:numCache>
            </c:numRef>
          </c:val>
          <c:smooth val="0"/>
          <c:extLst>
            <c:ext xmlns:c16="http://schemas.microsoft.com/office/drawing/2014/chart" uri="{C3380CC4-5D6E-409C-BE32-E72D297353CC}">
              <c16:uniqueId val="{00000002-89D8-4628-B1FD-CE8ABE45EC91}"/>
            </c:ext>
          </c:extLst>
        </c:ser>
        <c:ser>
          <c:idx val="3"/>
          <c:order val="3"/>
          <c:tx>
            <c:strRef>
              <c:f>'Multiple Periods (2)'!$T$49</c:f>
              <c:strCache>
                <c:ptCount val="1"/>
                <c:pt idx="0">
                  <c:v>Cameroon</c:v>
                </c:pt>
              </c:strCache>
            </c:strRef>
          </c:tx>
          <c:spPr>
            <a:ln w="25400" cap="rnd">
              <a:solidFill>
                <a:srgbClr val="70AD47"/>
              </a:solidFill>
              <a:prstDash val="solid"/>
              <a:round/>
            </a:ln>
            <a:effectLst/>
          </c:spPr>
          <c:marker>
            <c:symbol val="circle"/>
            <c:size val="5"/>
            <c:spPr>
              <a:solidFill>
                <a:srgbClr val="70AD47"/>
              </a:solidFill>
              <a:ln w="9525">
                <a:solidFill>
                  <a:srgbClr val="70AD47"/>
                </a:solidFill>
                <a:prstDash val="solid"/>
              </a:ln>
              <a:effectLst/>
            </c:spPr>
          </c:marker>
          <c:cat>
            <c:strRef>
              <c:f>'Multiple Periods (2)'!$P$50:$P$56</c:f>
              <c:strCache>
                <c:ptCount val="7"/>
                <c:pt idx="0">
                  <c:v>2020</c:v>
                </c:pt>
                <c:pt idx="1">
                  <c:v>2021</c:v>
                </c:pt>
                <c:pt idx="2">
                  <c:v>2022</c:v>
                </c:pt>
                <c:pt idx="3">
                  <c:v>2023</c:v>
                </c:pt>
                <c:pt idx="4">
                  <c:v>2024</c:v>
                </c:pt>
                <c:pt idx="5">
                  <c:v>2025</c:v>
                </c:pt>
                <c:pt idx="6">
                  <c:v>2026E</c:v>
                </c:pt>
              </c:strCache>
            </c:strRef>
          </c:cat>
          <c:val>
            <c:numRef>
              <c:f>'Multiple Periods (2)'!$T$50:$T$56</c:f>
              <c:numCache>
                <c:formatCode>0.0%</c:formatCode>
                <c:ptCount val="7"/>
                <c:pt idx="0">
                  <c:v>0.42297337720610234</c:v>
                </c:pt>
                <c:pt idx="1">
                  <c:v>0.49171728326891223</c:v>
                </c:pt>
                <c:pt idx="2">
                  <c:v>0.5399249385272421</c:v>
                </c:pt>
                <c:pt idx="3">
                  <c:v>0.59010600706713778</c:v>
                </c:pt>
                <c:pt idx="4">
                  <c:v>0.62297749254270984</c:v>
                </c:pt>
                <c:pt idx="5">
                  <c:v>0.65536723163841815</c:v>
                </c:pt>
                <c:pt idx="6">
                  <c:v>0.75587584983370171</c:v>
                </c:pt>
              </c:numCache>
            </c:numRef>
          </c:val>
          <c:smooth val="0"/>
          <c:extLst>
            <c:ext xmlns:c16="http://schemas.microsoft.com/office/drawing/2014/chart" uri="{C3380CC4-5D6E-409C-BE32-E72D297353CC}">
              <c16:uniqueId val="{00000003-89D8-4628-B1FD-CE8ABE45EC91}"/>
            </c:ext>
          </c:extLst>
        </c:ser>
        <c:dLbls>
          <c:showLegendKey val="0"/>
          <c:showVal val="0"/>
          <c:showCatName val="0"/>
          <c:showSerName val="0"/>
          <c:showPercent val="0"/>
          <c:showBubbleSize val="0"/>
        </c:dLbls>
        <c:marker val="1"/>
        <c:smooth val="0"/>
        <c:axId val="597249775"/>
        <c:axId val="597250735"/>
      </c:lineChart>
      <c:catAx>
        <c:axId val="5972497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250735"/>
        <c:crosses val="autoZero"/>
        <c:auto val="1"/>
        <c:lblAlgn val="ctr"/>
        <c:lblOffset val="100"/>
        <c:noMultiLvlLbl val="0"/>
      </c:catAx>
      <c:valAx>
        <c:axId val="597250735"/>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249775"/>
        <c:crosses val="autoZero"/>
        <c:crossBetween val="between"/>
        <c:majorUnit val="0.1"/>
      </c:valAx>
      <c:spPr>
        <a:solidFill>
          <a:srgbClr val="FAFAFA"/>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r>
              <a:rPr lang="en-US"/>
              <a:t>Digital Economy Revenue by Country ($M): 2023 vs 2025 vs 2026E</a:t>
            </a:r>
          </a:p>
        </c:rich>
      </c:tx>
      <c:overlay val="0"/>
      <c:spPr>
        <a:noFill/>
        <a:ln>
          <a:noFill/>
        </a:ln>
        <a:effectLst/>
      </c:spPr>
      <c:txPr>
        <a:bodyPr rot="0" spcFirstLastPara="1" vertOverflow="ellipsis" vert="horz" wrap="square" anchor="ctr" anchorCtr="1"/>
        <a:lstStyle/>
        <a:p>
          <a:pPr>
            <a:defRPr sz="1200" b="1" i="0" u="none" strike="noStrike" kern="1200" spc="0" baseline="0">
              <a:solidFill>
                <a:srgbClr val="1F4E79"/>
              </a:solidFill>
              <a:latin typeface="+mn-lt"/>
              <a:ea typeface="+mn-ea"/>
              <a:cs typeface="+mn-cs"/>
            </a:defRPr>
          </a:pPr>
          <a:endParaRPr lang="en-US"/>
        </a:p>
      </c:txPr>
    </c:title>
    <c:autoTitleDeleted val="0"/>
    <c:plotArea>
      <c:layout/>
      <c:barChart>
        <c:barDir val="bar"/>
        <c:grouping val="clustered"/>
        <c:varyColors val="0"/>
        <c:ser>
          <c:idx val="0"/>
          <c:order val="0"/>
          <c:tx>
            <c:strRef>
              <c:f>'Multiple Periods (2)'!$V$49</c:f>
              <c:strCache>
                <c:ptCount val="1"/>
                <c:pt idx="0">
                  <c:v>South Africa</c:v>
                </c:pt>
              </c:strCache>
            </c:strRef>
          </c:tx>
          <c:spPr>
            <a:solidFill>
              <a:srgbClr val="AECCE8"/>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'Multiple Periods (2)'!$W$48:$Y$48</c:f>
              <c:strCache>
                <c:ptCount val="3"/>
                <c:pt idx="0">
                  <c:v>2023</c:v>
                </c:pt>
                <c:pt idx="1">
                  <c:v>2025</c:v>
                </c:pt>
                <c:pt idx="2">
                  <c:v>2026E</c:v>
                </c:pt>
              </c:strCache>
            </c:strRef>
          </c:cat>
          <c:val>
            <c:numRef>
              <c:f>'Multiple Periods (2)'!$W$49:$Y$49</c:f>
              <c:numCache>
                <c:formatCode>#,##0</c:formatCode>
                <c:ptCount val="3"/>
                <c:pt idx="0">
                  <c:v>1220.3485437769232</c:v>
                </c:pt>
                <c:pt idx="1">
                  <c:v>1373.7378945593871</c:v>
                </c:pt>
                <c:pt idx="2">
                  <c:v>1569.6081177549604</c:v>
                </c:pt>
              </c:numCache>
            </c:numRef>
          </c:val>
          <c:extLst>
            <c:ext xmlns:c16="http://schemas.microsoft.com/office/drawing/2014/chart" uri="{C3380CC4-5D6E-409C-BE32-E72D297353CC}">
              <c16:uniqueId val="{00000000-7019-407C-85AC-E2E9CD12B7D0}"/>
            </c:ext>
          </c:extLst>
        </c:ser>
        <c:ser>
          <c:idx val="1"/>
          <c:order val="1"/>
          <c:tx>
            <c:strRef>
              <c:f>'Multiple Periods (2)'!$V$50</c:f>
              <c:strCache>
                <c:ptCount val="1"/>
                <c:pt idx="0">
                  <c:v>Nigeria</c:v>
                </c:pt>
              </c:strCache>
            </c:strRef>
          </c:tx>
          <c:spPr>
            <a:solidFill>
              <a:srgbClr val="2E75B6"/>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'Multiple Periods (2)'!$W$48:$Y$48</c:f>
              <c:strCache>
                <c:ptCount val="3"/>
                <c:pt idx="0">
                  <c:v>2023</c:v>
                </c:pt>
                <c:pt idx="1">
                  <c:v>2025</c:v>
                </c:pt>
                <c:pt idx="2">
                  <c:v>2026E</c:v>
                </c:pt>
              </c:strCache>
            </c:strRef>
          </c:cat>
          <c:val>
            <c:numRef>
              <c:f>'Multiple Periods (2)'!$W$50:$Y$50</c:f>
              <c:numCache>
                <c:formatCode>#,##0</c:formatCode>
                <c:ptCount val="3"/>
                <c:pt idx="0">
                  <c:v>1921.7587588884617</c:v>
                </c:pt>
                <c:pt idx="1">
                  <c:v>2039.3819473409965</c:v>
                </c:pt>
                <c:pt idx="2">
                  <c:v>3295.4212518543145</c:v>
                </c:pt>
              </c:numCache>
            </c:numRef>
          </c:val>
          <c:extLst>
            <c:ext xmlns:c16="http://schemas.microsoft.com/office/drawing/2014/chart" uri="{C3380CC4-5D6E-409C-BE32-E72D297353CC}">
              <c16:uniqueId val="{00000001-7019-407C-85AC-E2E9CD12B7D0}"/>
            </c:ext>
          </c:extLst>
        </c:ser>
        <c:ser>
          <c:idx val="2"/>
          <c:order val="2"/>
          <c:tx>
            <c:strRef>
              <c:f>'Multiple Periods (2)'!$V$51</c:f>
              <c:strCache>
                <c:ptCount val="1"/>
                <c:pt idx="0">
                  <c:v>Ghana</c:v>
                </c:pt>
              </c:strCache>
            </c:strRef>
          </c:tx>
          <c:spPr>
            <a:solidFill>
              <a:srgbClr val="1F4E79"/>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'Multiple Periods (2)'!$W$48:$Y$48</c:f>
              <c:strCache>
                <c:ptCount val="3"/>
                <c:pt idx="0">
                  <c:v>2023</c:v>
                </c:pt>
                <c:pt idx="1">
                  <c:v>2025</c:v>
                </c:pt>
                <c:pt idx="2">
                  <c:v>2026E</c:v>
                </c:pt>
              </c:strCache>
            </c:strRef>
          </c:cat>
          <c:val>
            <c:numRef>
              <c:f>'Multiple Periods (2)'!$W$51:$Y$51</c:f>
              <c:numCache>
                <c:formatCode>#,##0</c:formatCode>
                <c:ptCount val="3"/>
                <c:pt idx="0">
                  <c:v>768.61671550000005</c:v>
                </c:pt>
                <c:pt idx="1">
                  <c:v>1645.5733507432954</c:v>
                </c:pt>
                <c:pt idx="2">
                  <c:v>2655.1621482557675</c:v>
                </c:pt>
              </c:numCache>
            </c:numRef>
          </c:val>
          <c:extLst>
            <c:ext xmlns:c16="http://schemas.microsoft.com/office/drawing/2014/chart" uri="{C3380CC4-5D6E-409C-BE32-E72D297353CC}">
              <c16:uniqueId val="{00000002-7019-407C-85AC-E2E9CD12B7D0}"/>
            </c:ext>
          </c:extLst>
        </c:ser>
        <c:ser>
          <c:idx val="3"/>
          <c:order val="3"/>
          <c:tx>
            <c:strRef>
              <c:f>'Multiple Periods (2)'!$V$52</c:f>
              <c:strCache>
                <c:ptCount val="1"/>
                <c:pt idx="0">
                  <c:v>Cameroon</c:v>
                </c:pt>
              </c:strCache>
            </c:strRef>
          </c:tx>
          <c:spPr>
            <a:solidFill>
              <a:schemeClr val="accent4"/>
            </a:solidFill>
            <a:ln>
              <a:noFill/>
            </a:ln>
            <a:effectLst/>
          </c:spPr>
          <c:invertIfNegative val="0"/>
          <c:cat>
            <c:strRef>
              <c:f>'Multiple Periods (2)'!$W$48:$Y$48</c:f>
              <c:strCache>
                <c:ptCount val="3"/>
                <c:pt idx="0">
                  <c:v>2023</c:v>
                </c:pt>
                <c:pt idx="1">
                  <c:v>2025</c:v>
                </c:pt>
                <c:pt idx="2">
                  <c:v>2026E</c:v>
                </c:pt>
              </c:strCache>
            </c:strRef>
          </c:cat>
          <c:val>
            <c:numRef>
              <c:f>'Multiple Periods (2)'!$W$52:$Y$52</c:f>
              <c:numCache>
                <c:formatCode>#,##0</c:formatCode>
                <c:ptCount val="3"/>
                <c:pt idx="0">
                  <c:v>317.04761482692311</c:v>
                </c:pt>
                <c:pt idx="1">
                  <c:v>493.71680711111117</c:v>
                </c:pt>
                <c:pt idx="2">
                  <c:v>682.26430195781666</c:v>
                </c:pt>
              </c:numCache>
            </c:numRef>
          </c:val>
          <c:extLst>
            <c:ext xmlns:c16="http://schemas.microsoft.com/office/drawing/2014/chart" uri="{C3380CC4-5D6E-409C-BE32-E72D297353CC}">
              <c16:uniqueId val="{00000003-7019-407C-85AC-E2E9CD12B7D0}"/>
            </c:ext>
          </c:extLst>
        </c:ser>
        <c:dLbls>
          <c:showLegendKey val="0"/>
          <c:showVal val="0"/>
          <c:showCatName val="0"/>
          <c:showSerName val="0"/>
          <c:showPercent val="0"/>
          <c:showBubbleSize val="0"/>
        </c:dLbls>
        <c:gapWidth val="182"/>
        <c:axId val="1688673679"/>
        <c:axId val="1688674159"/>
      </c:barChart>
      <c:catAx>
        <c:axId val="16886736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674159"/>
        <c:crosses val="autoZero"/>
        <c:auto val="1"/>
        <c:lblAlgn val="ctr"/>
        <c:lblOffset val="100"/>
        <c:noMultiLvlLbl val="0"/>
      </c:catAx>
      <c:valAx>
        <c:axId val="16886741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673679"/>
        <c:crosses val="autoZero"/>
        <c:crossBetween val="between"/>
      </c:valAx>
      <c:spPr>
        <a:solidFill>
          <a:srgbClr val="FAFAFA"/>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c696239-7cdf-4043-bd55-f3ffa6e6988d" xsi:nil="true"/>
    <lcf76f155ced4ddcb4097134ff3c332f xmlns="37675bc6-c3f9-4793-b7ab-ea12642b3b5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FFBCDE888FBA47B322A21EA4A6E487" ma:contentTypeVersion="17" ma:contentTypeDescription="Create a new document." ma:contentTypeScope="" ma:versionID="160bad0437c63f5fe975cca9a647c87e">
  <xsd:schema xmlns:xsd="http://www.w3.org/2001/XMLSchema" xmlns:xs="http://www.w3.org/2001/XMLSchema" xmlns:p="http://schemas.microsoft.com/office/2006/metadata/properties" xmlns:ns2="37675bc6-c3f9-4793-b7ab-ea12642b3b5a" xmlns:ns3="3c696239-7cdf-4043-bd55-f3ffa6e6988d" targetNamespace="http://schemas.microsoft.com/office/2006/metadata/properties" ma:root="true" ma:fieldsID="48d8d84fdc9899a07f36be529b89f995" ns2:_="" ns3:_="">
    <xsd:import namespace="37675bc6-c3f9-4793-b7ab-ea12642b3b5a"/>
    <xsd:import namespace="3c696239-7cdf-4043-bd55-f3ffa6e698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75bc6-c3f9-4793-b7ab-ea12642b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696239-7cdf-4043-bd55-f3ffa6e698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042f6f0-cd66-40e5-aaed-97c3c7bc5d3a}" ma:internalName="TaxCatchAll" ma:showField="CatchAllData" ma:web="3c696239-7cdf-4043-bd55-f3ffa6e698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7051C-0CBF-409A-ABF8-FF037F7BBE7B}">
  <ds:schemaRefs>
    <ds:schemaRef ds:uri="http://schemas.microsoft.com/sharepoint/v3/contenttype/forms"/>
  </ds:schemaRefs>
</ds:datastoreItem>
</file>

<file path=customXml/itemProps2.xml><?xml version="1.0" encoding="utf-8"?>
<ds:datastoreItem xmlns:ds="http://schemas.openxmlformats.org/officeDocument/2006/customXml" ds:itemID="{4B5D94BD-9AE4-4083-903A-0ECB7973650D}">
  <ds:schemaRefs>
    <ds:schemaRef ds:uri="http://schemas.microsoft.com/office/2006/metadata/properties"/>
    <ds:schemaRef ds:uri="http://schemas.microsoft.com/office/infopath/2007/PartnerControls"/>
    <ds:schemaRef ds:uri="3c696239-7cdf-4043-bd55-f3ffa6e6988d"/>
    <ds:schemaRef ds:uri="37675bc6-c3f9-4793-b7ab-ea12642b3b5a"/>
  </ds:schemaRefs>
</ds:datastoreItem>
</file>

<file path=customXml/itemProps3.xml><?xml version="1.0" encoding="utf-8"?>
<ds:datastoreItem xmlns:ds="http://schemas.openxmlformats.org/officeDocument/2006/customXml" ds:itemID="{C1693EDA-6EBA-4994-9F2C-EABBDB445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75bc6-c3f9-4793-b7ab-ea12642b3b5a"/>
    <ds:schemaRef ds:uri="3c696239-7cdf-4043-bd55-f3ffa6e69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BD74E5-F063-4BFA-ADA0-6A204BDEA6D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Rhoton</dc:creator>
  <keywords/>
  <lastModifiedBy>Zach Matthews</lastModifiedBy>
  <revision>187</revision>
  <dcterms:created xsi:type="dcterms:W3CDTF">2026-04-15T20:59:00.0000000Z</dcterms:created>
  <dcterms:modified xsi:type="dcterms:W3CDTF">2026-04-17T02:48:43.7736366Z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0x010100FBFFBCDE888FBA47B322A21EA4A6E487</vt:lpwstr>
  </property>
  <property fmtid="{D5CDD505-2E9C-101B-9397-08002B2CF9AE}" pid="3" name="MediaServiceImageTags">
    <vt:lpwstr/>
  </property>
</Properties>
</file>